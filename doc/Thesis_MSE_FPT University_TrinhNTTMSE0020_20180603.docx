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637" w:rsidRPr="0060488B" w:rsidRDefault="00884637" w:rsidP="00884637">
      <w:pPr>
        <w:pStyle w:val="Title"/>
        <w:rPr>
          <w:ins w:id="0" w:author="Kazy Nguyen" w:date="2018-05-13T15:34:00Z"/>
          <w:b/>
        </w:rPr>
      </w:pPr>
      <w:bookmarkStart w:id="1" w:name="_Toc182311780"/>
      <w:ins w:id="2" w:author="Kazy Nguyen" w:date="2018-05-13T15:34:00Z">
        <w:r w:rsidRPr="0060488B">
          <w:rPr>
            <w:b/>
          </w:rPr>
          <w:t>MINISTRY OF EDUCATION AND TRAINING</w:t>
        </w:r>
      </w:ins>
    </w:p>
    <w:p w:rsidR="00884637" w:rsidRPr="0060488B" w:rsidRDefault="00884637" w:rsidP="00884637">
      <w:pPr>
        <w:pStyle w:val="Subtitle"/>
        <w:spacing w:before="0"/>
        <w:rPr>
          <w:ins w:id="3" w:author="Kazy Nguyen" w:date="2018-05-13T15:34:00Z"/>
          <w:sz w:val="28"/>
        </w:rPr>
      </w:pPr>
      <w:ins w:id="4" w:author="Kazy Nguyen" w:date="2018-05-13T15:34:00Z">
        <w:r w:rsidRPr="0060488B">
          <w:rPr>
            <w:b/>
            <w:sz w:val="28"/>
          </w:rPr>
          <w:t>FPT UNIVERSITY</w:t>
        </w:r>
      </w:ins>
    </w:p>
    <w:p w:rsidR="00884637" w:rsidRDefault="00884637" w:rsidP="00884637">
      <w:pPr>
        <w:pStyle w:val="Title"/>
        <w:rPr>
          <w:ins w:id="5" w:author="Kazy Nguyen" w:date="2018-05-13T15:34:00Z"/>
        </w:rPr>
      </w:pPr>
    </w:p>
    <w:p w:rsidR="00884637" w:rsidRDefault="00884637" w:rsidP="00884637">
      <w:pPr>
        <w:pStyle w:val="Title"/>
        <w:rPr>
          <w:ins w:id="6" w:author="Kazy Nguyen" w:date="2018-05-13T15:34:00Z"/>
        </w:rPr>
      </w:pPr>
    </w:p>
    <w:p w:rsidR="00884637" w:rsidRDefault="00884637" w:rsidP="00884637">
      <w:pPr>
        <w:pStyle w:val="Title"/>
        <w:rPr>
          <w:ins w:id="7" w:author="Kazy Nguyen" w:date="2018-05-13T15:34:00Z"/>
        </w:rPr>
      </w:pPr>
    </w:p>
    <w:p w:rsidR="00884637" w:rsidRDefault="00884637" w:rsidP="00884637">
      <w:pPr>
        <w:pStyle w:val="Title"/>
        <w:rPr>
          <w:ins w:id="8" w:author="Kazy Nguyen" w:date="2018-05-13T15:34:00Z"/>
        </w:rPr>
      </w:pPr>
    </w:p>
    <w:p w:rsidR="00884637" w:rsidRDefault="00884637" w:rsidP="00884637">
      <w:pPr>
        <w:pStyle w:val="Title"/>
        <w:rPr>
          <w:ins w:id="9" w:author="Kazy Nguyen" w:date="2018-05-13T15:34:00Z"/>
        </w:rPr>
      </w:pPr>
    </w:p>
    <w:p w:rsidR="00884637" w:rsidRDefault="00884637" w:rsidP="00884637">
      <w:pPr>
        <w:pStyle w:val="Title"/>
        <w:rPr>
          <w:ins w:id="10" w:author="Kazy Nguyen" w:date="2018-05-13T15:34:00Z"/>
        </w:rPr>
      </w:pPr>
      <w:ins w:id="11" w:author="Kazy Nguyen" w:date="2018-05-13T15:34:00Z">
        <w:r w:rsidRPr="00834B94">
          <w:t xml:space="preserve">Continuous Integration and Continuous Delivery </w:t>
        </w:r>
      </w:ins>
    </w:p>
    <w:p w:rsidR="00884637" w:rsidRDefault="00884637" w:rsidP="00884637">
      <w:pPr>
        <w:pStyle w:val="Title"/>
        <w:rPr>
          <w:ins w:id="12" w:author="Kazy Nguyen" w:date="2018-05-13T15:34:00Z"/>
        </w:rPr>
      </w:pPr>
      <w:ins w:id="13" w:author="Kazy Nguyen" w:date="2018-05-13T15:34:00Z">
        <w:r>
          <w:t>I</w:t>
        </w:r>
        <w:r w:rsidRPr="00834B94">
          <w:t xml:space="preserve">n </w:t>
        </w:r>
      </w:ins>
    </w:p>
    <w:p w:rsidR="00884637" w:rsidRDefault="00884637" w:rsidP="00884637">
      <w:pPr>
        <w:pStyle w:val="Title"/>
        <w:rPr>
          <w:ins w:id="14" w:author="Kazy Nguyen" w:date="2018-05-13T15:34:00Z"/>
        </w:rPr>
      </w:pPr>
      <w:ins w:id="15" w:author="Kazy Nguyen" w:date="2018-05-13T15:34:00Z">
        <w:r w:rsidRPr="00834B94">
          <w:t>Web Application Development</w:t>
        </w:r>
      </w:ins>
    </w:p>
    <w:p w:rsidR="00884637" w:rsidRDefault="00884637" w:rsidP="00884637">
      <w:pPr>
        <w:pStyle w:val="Subtitle"/>
        <w:tabs>
          <w:tab w:val="center" w:pos="4683"/>
          <w:tab w:val="left" w:pos="6315"/>
        </w:tabs>
        <w:jc w:val="left"/>
        <w:rPr>
          <w:ins w:id="16" w:author="Kazy Nguyen" w:date="2018-05-13T15:34:00Z"/>
        </w:rPr>
      </w:pPr>
      <w:ins w:id="17" w:author="Kazy Nguyen" w:date="2018-05-13T15:34:00Z">
        <w:r>
          <w:tab/>
          <w:t>by</w:t>
        </w:r>
        <w:r>
          <w:tab/>
        </w:r>
      </w:ins>
    </w:p>
    <w:p w:rsidR="00884637" w:rsidRPr="00185F1A" w:rsidRDefault="00884637" w:rsidP="00884637">
      <w:pPr>
        <w:pStyle w:val="Subtitle"/>
        <w:rPr>
          <w:ins w:id="18" w:author="Kazy Nguyen" w:date="2018-05-13T15:34:00Z"/>
        </w:rPr>
      </w:pPr>
      <w:ins w:id="19" w:author="Kazy Nguyen" w:date="2018-05-13T15:34:00Z">
        <w:r>
          <w:t>Nguyen Thi Tuyet Trinh</w:t>
        </w:r>
      </w:ins>
    </w:p>
    <w:p w:rsidR="00884637" w:rsidRPr="007C7E75" w:rsidRDefault="00884637" w:rsidP="00884637">
      <w:pPr>
        <w:pStyle w:val="Subtitle"/>
        <w:rPr>
          <w:ins w:id="20" w:author="Kazy Nguyen" w:date="2018-05-13T15:34:00Z"/>
        </w:rPr>
      </w:pPr>
      <w:ins w:id="21" w:author="Kazy Nguyen" w:date="2018-05-13T15:34:00Z">
        <w:r>
          <w:t>A thesis submitted in conformity with the requirements</w:t>
        </w:r>
        <w:r>
          <w:br/>
        </w:r>
        <w:r w:rsidRPr="007C7E75">
          <w:t xml:space="preserve">for </w:t>
        </w:r>
        <w:r>
          <w:t xml:space="preserve">the degree of </w:t>
        </w:r>
        <w:r w:rsidRPr="003D0589">
          <w:t>Master of Software Engineering</w:t>
        </w:r>
      </w:ins>
    </w:p>
    <w:p w:rsidR="00884637" w:rsidRDefault="00884637" w:rsidP="00884637">
      <w:pPr>
        <w:pStyle w:val="Department"/>
        <w:rPr>
          <w:ins w:id="22" w:author="Kazy Nguyen" w:date="2018-05-13T15:34:00Z"/>
        </w:rPr>
      </w:pPr>
    </w:p>
    <w:p w:rsidR="00884637" w:rsidRDefault="00884637" w:rsidP="00884637">
      <w:pPr>
        <w:pStyle w:val="Department"/>
        <w:rPr>
          <w:ins w:id="23" w:author="Kazy Nguyen" w:date="2018-05-13T15:34:00Z"/>
        </w:rPr>
      </w:pPr>
    </w:p>
    <w:p w:rsidR="00884637" w:rsidRPr="00F72185" w:rsidRDefault="00884637" w:rsidP="00884637">
      <w:pPr>
        <w:pStyle w:val="Department"/>
        <w:rPr>
          <w:ins w:id="24" w:author="Kazy Nguyen" w:date="2018-05-13T15:34:00Z"/>
        </w:rPr>
      </w:pPr>
    </w:p>
    <w:p w:rsidR="00884637" w:rsidRDefault="00884637" w:rsidP="00884637">
      <w:pPr>
        <w:pStyle w:val="Subtitle"/>
        <w:rPr>
          <w:ins w:id="25" w:author="Kazy Nguyen" w:date="2018-05-13T15:34:00Z"/>
        </w:rPr>
      </w:pPr>
      <w:ins w:id="26" w:author="Kazy Nguyen" w:date="2018-05-13T15:34:00Z">
        <w:r w:rsidRPr="00F72185">
          <w:lastRenderedPageBreak/>
          <w:t>©</w:t>
        </w:r>
        <w:r>
          <w:t xml:space="preserve"> </w:t>
        </w:r>
        <w:r w:rsidRPr="00F72185">
          <w:t xml:space="preserve">Copyright by </w:t>
        </w:r>
        <w:r>
          <w:t>Nguyen Thi Tuyet Trinh - 2018</w:t>
        </w:r>
      </w:ins>
    </w:p>
    <w:p w:rsidR="00884637" w:rsidRDefault="00884637" w:rsidP="00884637">
      <w:pPr>
        <w:pStyle w:val="Title"/>
        <w:rPr>
          <w:ins w:id="27" w:author="Kazy Nguyen" w:date="2018-05-13T15:34:00Z"/>
          <w:b/>
        </w:rPr>
      </w:pPr>
    </w:p>
    <w:p w:rsidR="00884637" w:rsidRPr="0060488B" w:rsidRDefault="00884637" w:rsidP="00884637">
      <w:pPr>
        <w:pStyle w:val="Title"/>
        <w:rPr>
          <w:ins w:id="28" w:author="Kazy Nguyen" w:date="2018-05-13T15:34:00Z"/>
          <w:b/>
        </w:rPr>
      </w:pPr>
      <w:ins w:id="29" w:author="Kazy Nguyen" w:date="2018-05-13T15:34:00Z">
        <w:r w:rsidRPr="0060488B">
          <w:rPr>
            <w:b/>
          </w:rPr>
          <w:t>MINISTRY OF EDUCATION AND TRAINING</w:t>
        </w:r>
      </w:ins>
    </w:p>
    <w:p w:rsidR="00884637" w:rsidRPr="0060488B" w:rsidRDefault="00884637" w:rsidP="00884637">
      <w:pPr>
        <w:pStyle w:val="Subtitle"/>
        <w:spacing w:before="0"/>
        <w:rPr>
          <w:ins w:id="30" w:author="Kazy Nguyen" w:date="2018-05-13T15:34:00Z"/>
          <w:sz w:val="28"/>
        </w:rPr>
      </w:pPr>
      <w:ins w:id="31" w:author="Kazy Nguyen" w:date="2018-05-13T15:34:00Z">
        <w:r w:rsidRPr="0060488B">
          <w:rPr>
            <w:b/>
            <w:sz w:val="28"/>
          </w:rPr>
          <w:t>FPT UNIVERSITY</w:t>
        </w:r>
      </w:ins>
    </w:p>
    <w:p w:rsidR="00884637" w:rsidRDefault="00884637" w:rsidP="00884637">
      <w:pPr>
        <w:pStyle w:val="Title"/>
        <w:rPr>
          <w:ins w:id="32" w:author="Kazy Nguyen" w:date="2018-05-13T15:34:00Z"/>
        </w:rPr>
      </w:pPr>
    </w:p>
    <w:p w:rsidR="00884637" w:rsidRDefault="00884637" w:rsidP="00884637">
      <w:pPr>
        <w:pStyle w:val="Title"/>
        <w:rPr>
          <w:ins w:id="33" w:author="Kazy Nguyen" w:date="2018-05-13T15:34:00Z"/>
        </w:rPr>
      </w:pPr>
    </w:p>
    <w:p w:rsidR="00884637" w:rsidRDefault="00884637" w:rsidP="00884637">
      <w:pPr>
        <w:pStyle w:val="Title"/>
        <w:rPr>
          <w:ins w:id="34" w:author="Kazy Nguyen" w:date="2018-05-13T15:34:00Z"/>
        </w:rPr>
      </w:pPr>
    </w:p>
    <w:p w:rsidR="00884637" w:rsidRDefault="00884637" w:rsidP="00884637">
      <w:pPr>
        <w:pStyle w:val="Title"/>
        <w:rPr>
          <w:ins w:id="35" w:author="Kazy Nguyen" w:date="2018-05-13T15:34:00Z"/>
        </w:rPr>
      </w:pPr>
      <w:ins w:id="36" w:author="Kazy Nguyen" w:date="2018-05-13T15:34:00Z">
        <w:r w:rsidRPr="00834B94">
          <w:t xml:space="preserve">Continuous Integration and Continuous Delivery </w:t>
        </w:r>
      </w:ins>
    </w:p>
    <w:p w:rsidR="00884637" w:rsidRDefault="00884637" w:rsidP="00884637">
      <w:pPr>
        <w:pStyle w:val="Title"/>
        <w:rPr>
          <w:ins w:id="37" w:author="Kazy Nguyen" w:date="2018-05-13T15:34:00Z"/>
        </w:rPr>
      </w:pPr>
      <w:ins w:id="38" w:author="Kazy Nguyen" w:date="2018-05-13T15:34:00Z">
        <w:r>
          <w:t>I</w:t>
        </w:r>
        <w:r w:rsidRPr="00834B94">
          <w:t xml:space="preserve">n </w:t>
        </w:r>
      </w:ins>
    </w:p>
    <w:p w:rsidR="00884637" w:rsidRDefault="00884637" w:rsidP="00884637">
      <w:pPr>
        <w:pStyle w:val="Title"/>
        <w:rPr>
          <w:ins w:id="39" w:author="Kazy Nguyen" w:date="2018-05-13T15:34:00Z"/>
        </w:rPr>
      </w:pPr>
      <w:ins w:id="40" w:author="Kazy Nguyen" w:date="2018-05-13T15:34:00Z">
        <w:r w:rsidRPr="00834B94">
          <w:t>Web Application Development</w:t>
        </w:r>
      </w:ins>
    </w:p>
    <w:p w:rsidR="00884637" w:rsidRDefault="00884637" w:rsidP="00884637">
      <w:pPr>
        <w:pStyle w:val="Subtitle"/>
        <w:tabs>
          <w:tab w:val="center" w:pos="4683"/>
          <w:tab w:val="left" w:pos="6315"/>
        </w:tabs>
        <w:jc w:val="left"/>
        <w:rPr>
          <w:ins w:id="41" w:author="Kazy Nguyen" w:date="2018-05-13T15:34:00Z"/>
        </w:rPr>
      </w:pPr>
      <w:ins w:id="42" w:author="Kazy Nguyen" w:date="2018-05-13T15:34:00Z">
        <w:r>
          <w:tab/>
          <w:t>by</w:t>
        </w:r>
        <w:r>
          <w:tab/>
        </w:r>
      </w:ins>
    </w:p>
    <w:p w:rsidR="00884637" w:rsidRPr="00185F1A" w:rsidRDefault="00884637" w:rsidP="00884637">
      <w:pPr>
        <w:pStyle w:val="Subtitle"/>
        <w:rPr>
          <w:ins w:id="43" w:author="Kazy Nguyen" w:date="2018-05-13T15:34:00Z"/>
        </w:rPr>
      </w:pPr>
      <w:ins w:id="44" w:author="Kazy Nguyen" w:date="2018-05-13T15:34:00Z">
        <w:r>
          <w:t>Nguyen Thi Tuyet Trinh</w:t>
        </w:r>
      </w:ins>
    </w:p>
    <w:p w:rsidR="00884637" w:rsidRPr="007C7E75" w:rsidRDefault="00884637" w:rsidP="00884637">
      <w:pPr>
        <w:pStyle w:val="Subtitle"/>
        <w:spacing w:before="1000"/>
        <w:rPr>
          <w:ins w:id="45" w:author="Kazy Nguyen" w:date="2018-05-13T15:34:00Z"/>
        </w:rPr>
      </w:pPr>
      <w:ins w:id="46" w:author="Kazy Nguyen" w:date="2018-05-13T15:34:00Z">
        <w:r>
          <w:t>A thesis submitted in conformity with the requirements</w:t>
        </w:r>
        <w:r>
          <w:br/>
        </w:r>
        <w:r w:rsidRPr="007C7E75">
          <w:t xml:space="preserve">for </w:t>
        </w:r>
        <w:r>
          <w:t xml:space="preserve">the degree of </w:t>
        </w:r>
        <w:r w:rsidRPr="003D0589">
          <w:t>Master of Software Engineering</w:t>
        </w:r>
      </w:ins>
    </w:p>
    <w:p w:rsidR="00884637" w:rsidRDefault="00884637" w:rsidP="00884637">
      <w:pPr>
        <w:pStyle w:val="Department"/>
        <w:rPr>
          <w:ins w:id="47" w:author="Kazy Nguyen" w:date="2018-05-13T15:34:00Z"/>
        </w:rPr>
      </w:pPr>
    </w:p>
    <w:p w:rsidR="00884637" w:rsidRDefault="00884637" w:rsidP="00884637">
      <w:pPr>
        <w:pStyle w:val="Department"/>
        <w:rPr>
          <w:ins w:id="48" w:author="Kazy Nguyen" w:date="2018-05-13T15:34:00Z"/>
        </w:rPr>
      </w:pPr>
    </w:p>
    <w:p w:rsidR="00884637" w:rsidRDefault="00884637" w:rsidP="00884637">
      <w:pPr>
        <w:pStyle w:val="Department"/>
        <w:rPr>
          <w:ins w:id="49" w:author="Kazy Nguyen" w:date="2018-05-13T15:34:00Z"/>
        </w:rPr>
      </w:pPr>
      <w:ins w:id="50" w:author="Kazy Nguyen" w:date="2018-05-13T15:34:00Z">
        <w:r>
          <w:t>Supervisor:</w:t>
        </w:r>
      </w:ins>
    </w:p>
    <w:p w:rsidR="00884637" w:rsidRDefault="00884637" w:rsidP="00884637">
      <w:pPr>
        <w:pStyle w:val="Department"/>
        <w:rPr>
          <w:ins w:id="51" w:author="Kazy Nguyen" w:date="2018-05-13T15:34:00Z"/>
        </w:rPr>
      </w:pPr>
      <w:ins w:id="52" w:author="Kazy Nguyen" w:date="2018-05-13T15:34:00Z">
        <w:r>
          <w:t>1. Dr. Phan Duy Hung PhD</w:t>
        </w:r>
      </w:ins>
    </w:p>
    <w:p w:rsidR="00884637" w:rsidRPr="00F72185" w:rsidRDefault="00884637" w:rsidP="00884637">
      <w:pPr>
        <w:pStyle w:val="Department"/>
        <w:jc w:val="left"/>
        <w:rPr>
          <w:ins w:id="53" w:author="Kazy Nguyen" w:date="2018-05-13T15:34:00Z"/>
        </w:rPr>
      </w:pPr>
    </w:p>
    <w:p w:rsidR="00884637" w:rsidRDefault="00884637" w:rsidP="00884637">
      <w:pPr>
        <w:pStyle w:val="Subtitle"/>
        <w:rPr>
          <w:ins w:id="54" w:author="Kazy Nguyen" w:date="2018-05-13T15:34:00Z"/>
        </w:rPr>
        <w:sectPr w:rsidR="00884637" w:rsidSect="006B022F">
          <w:headerReference w:type="even" r:id="rId11"/>
          <w:headerReference w:type="default" r:id="rId12"/>
          <w:footerReference w:type="first" r:id="rId13"/>
          <w:type w:val="continuous"/>
          <w:pgSz w:w="12240" w:h="15840" w:code="1"/>
          <w:pgMar w:top="1440" w:right="1077" w:bottom="1077" w:left="1797" w:header="720" w:footer="720" w:gutter="0"/>
          <w:pgNumType w:start="1"/>
          <w:cols w:space="720"/>
          <w:titlePg/>
          <w:docGrid w:linePitch="360"/>
        </w:sectPr>
      </w:pPr>
      <w:ins w:id="55" w:author="Kazy Nguyen" w:date="2018-05-13T15:34:00Z">
        <w:r w:rsidRPr="00F72185">
          <w:t>©</w:t>
        </w:r>
        <w:r>
          <w:t xml:space="preserve"> </w:t>
        </w:r>
        <w:r w:rsidRPr="00F72185">
          <w:t xml:space="preserve">Copyright by </w:t>
        </w:r>
        <w:r>
          <w:t>Nguyen Thi Tuyet Trinh - 2018</w:t>
        </w:r>
      </w:ins>
    </w:p>
    <w:p w:rsidR="00884637" w:rsidRDefault="00884637" w:rsidP="00884637">
      <w:pPr>
        <w:pStyle w:val="Abstracttitle"/>
        <w:rPr>
          <w:ins w:id="56" w:author="Kazy Nguyen" w:date="2018-05-13T15:34:00Z"/>
        </w:rPr>
        <w:sectPr w:rsidR="00884637" w:rsidSect="006B022F">
          <w:headerReference w:type="first" r:id="rId14"/>
          <w:footerReference w:type="first" r:id="rId15"/>
          <w:type w:val="continuous"/>
          <w:pgSz w:w="12240" w:h="15840" w:code="1"/>
          <w:pgMar w:top="1440" w:right="1077" w:bottom="1077" w:left="1797" w:header="720" w:footer="720" w:gutter="0"/>
          <w:pgNumType w:start="1"/>
          <w:cols w:space="720"/>
          <w:titlePg/>
          <w:docGrid w:linePitch="360"/>
        </w:sectPr>
      </w:pPr>
    </w:p>
    <w:p w:rsidR="00884637" w:rsidRDefault="00884637" w:rsidP="00884637">
      <w:pPr>
        <w:pStyle w:val="Abstracttitle"/>
        <w:rPr>
          <w:ins w:id="57" w:author="Kazy Nguyen" w:date="2018-05-13T15:34:00Z"/>
        </w:rPr>
      </w:pPr>
      <w:ins w:id="58" w:author="Kazy Nguyen" w:date="2018-05-13T15:34:00Z">
        <w:r>
          <w:lastRenderedPageBreak/>
          <w:t xml:space="preserve">Continuous Integration and Continuous Deployment </w:t>
        </w:r>
      </w:ins>
    </w:p>
    <w:p w:rsidR="00884637" w:rsidRDefault="00884637" w:rsidP="00884637">
      <w:pPr>
        <w:pStyle w:val="Abstracttitle"/>
        <w:rPr>
          <w:ins w:id="59" w:author="Kazy Nguyen" w:date="2018-05-13T15:34:00Z"/>
        </w:rPr>
      </w:pPr>
      <w:ins w:id="60" w:author="Kazy Nguyen" w:date="2018-05-13T15:34:00Z">
        <w:r>
          <w:t xml:space="preserve">In </w:t>
        </w:r>
      </w:ins>
    </w:p>
    <w:p w:rsidR="00884637" w:rsidRPr="00345B95" w:rsidRDefault="00884637" w:rsidP="00884637">
      <w:pPr>
        <w:pStyle w:val="Abstracttitle"/>
        <w:rPr>
          <w:ins w:id="61" w:author="Kazy Nguyen" w:date="2018-05-13T15:34:00Z"/>
        </w:rPr>
      </w:pPr>
      <w:ins w:id="62" w:author="Kazy Nguyen" w:date="2018-05-13T15:34:00Z">
        <w:r>
          <w:t>Web Application Development</w:t>
        </w:r>
      </w:ins>
    </w:p>
    <w:p w:rsidR="00884637" w:rsidRDefault="00884637" w:rsidP="00884637">
      <w:pPr>
        <w:pStyle w:val="AbstractUofT"/>
        <w:rPr>
          <w:ins w:id="63" w:author="Kazy Nguyen" w:date="2018-05-13T15:34:00Z"/>
        </w:rPr>
      </w:pPr>
      <w:ins w:id="64" w:author="Kazy Nguyen" w:date="2018-05-13T15:34:00Z">
        <w:r>
          <w:t>Nguyen Thi Tuyet Trinh</w:t>
        </w:r>
      </w:ins>
    </w:p>
    <w:p w:rsidR="00884637" w:rsidRPr="00CD624E" w:rsidRDefault="00884637" w:rsidP="00884637">
      <w:pPr>
        <w:pStyle w:val="AbstractUofT"/>
        <w:rPr>
          <w:ins w:id="65" w:author="Kazy Nguyen" w:date="2018-05-13T15:34:00Z"/>
        </w:rPr>
      </w:pPr>
      <w:ins w:id="66" w:author="Kazy Nguyen" w:date="2018-05-13T15:34:00Z">
        <w:r>
          <w:t xml:space="preserve">Degree </w:t>
        </w:r>
        <w:r w:rsidRPr="003D0589">
          <w:t>Master of Software Engineering</w:t>
        </w:r>
      </w:ins>
    </w:p>
    <w:p w:rsidR="00884637" w:rsidRPr="00CD624E" w:rsidRDefault="00884637" w:rsidP="00884637">
      <w:pPr>
        <w:pStyle w:val="AbstractUofT"/>
        <w:rPr>
          <w:ins w:id="67" w:author="Kazy Nguyen" w:date="2018-05-13T15:34:00Z"/>
        </w:rPr>
      </w:pPr>
      <w:ins w:id="68" w:author="Kazy Nguyen" w:date="2018-05-13T15:34:00Z">
        <w:r>
          <w:t>FPT University</w:t>
        </w:r>
      </w:ins>
    </w:p>
    <w:p w:rsidR="00884637" w:rsidRPr="00CD624E" w:rsidRDefault="00884637" w:rsidP="00884637">
      <w:pPr>
        <w:pStyle w:val="AbstractUofT"/>
        <w:rPr>
          <w:ins w:id="69" w:author="Kazy Nguyen" w:date="2018-05-13T15:34:00Z"/>
        </w:rPr>
      </w:pPr>
      <w:ins w:id="70" w:author="Kazy Nguyen" w:date="2018-05-13T15:34:00Z">
        <w:r>
          <w:t>2018</w:t>
        </w:r>
      </w:ins>
    </w:p>
    <w:p w:rsidR="00884637" w:rsidRPr="00CD624E" w:rsidRDefault="00884637" w:rsidP="00884637">
      <w:pPr>
        <w:pStyle w:val="Abstract"/>
        <w:rPr>
          <w:ins w:id="71" w:author="Kazy Nguyen" w:date="2018-05-13T15:34:00Z"/>
        </w:rPr>
      </w:pPr>
      <w:ins w:id="72" w:author="Kazy Nguyen" w:date="2018-05-13T15:34:00Z">
        <w:r w:rsidRPr="00CD624E">
          <w:t>Abstract</w:t>
        </w:r>
      </w:ins>
    </w:p>
    <w:p w:rsidR="00884637" w:rsidRDefault="00884637" w:rsidP="00884637">
      <w:pPr>
        <w:pStyle w:val="Abstracttext"/>
        <w:spacing w:line="360" w:lineRule="auto"/>
        <w:jc w:val="both"/>
        <w:rPr>
          <w:ins w:id="73" w:author="Kazy Nguyen" w:date="2018-05-13T15:34:00Z"/>
        </w:rPr>
      </w:pPr>
      <w:ins w:id="74" w:author="Kazy Nguyen" w:date="2018-05-13T15:34:00Z">
        <w:r>
          <w:t xml:space="preserve">The thesis </w:t>
        </w:r>
        <w:r w:rsidRPr="009B08BF">
          <w:t xml:space="preserve">focused on a web application development </w:t>
        </w:r>
        <w:del w:id="75" w:author="Kazy Nguyen" w:date="2018-05-12T17:48:00Z">
          <w:r w:rsidRPr="009B08BF" w:rsidDel="00C62973">
            <w:delText>based on</w:delText>
          </w:r>
        </w:del>
        <w:r>
          <w:t>which using</w:t>
        </w:r>
        <w:r w:rsidRPr="009B08BF">
          <w:t xml:space="preserve"> the continuous integration</w:t>
        </w:r>
        <w:r>
          <w:t xml:space="preserve"> and continuous deployment methodology </w:t>
        </w:r>
        <w:del w:id="76" w:author="Kazy Nguyen" w:date="2018-05-12T17:48:00Z">
          <w:r w:rsidDel="00C62973">
            <w:delText xml:space="preserve">which </w:delText>
          </w:r>
        </w:del>
        <w:r>
          <w:t xml:space="preserve">includes: </w:t>
        </w:r>
      </w:ins>
    </w:p>
    <w:p w:rsidR="00884637" w:rsidRDefault="00884637" w:rsidP="00884637">
      <w:pPr>
        <w:pStyle w:val="Abstracttext"/>
        <w:numPr>
          <w:ilvl w:val="0"/>
          <w:numId w:val="34"/>
        </w:numPr>
        <w:spacing w:line="360" w:lineRule="auto"/>
        <w:jc w:val="both"/>
        <w:rPr>
          <w:ins w:id="77" w:author="Kazy Nguyen" w:date="2018-05-13T15:34:00Z"/>
        </w:rPr>
      </w:pPr>
      <w:ins w:id="78" w:author="Kazy Nguyen" w:date="2018-05-13T15:34:00Z">
        <w:r w:rsidRPr="009B08BF">
          <w:t>The set of tools for the implementation o</w:t>
        </w:r>
        <w:r>
          <w:t xml:space="preserve">f the continuous integration are </w:t>
        </w:r>
        <w:r w:rsidRPr="009B08BF">
          <w:t xml:space="preserve">introduced and reviewed. </w:t>
        </w:r>
      </w:ins>
    </w:p>
    <w:p w:rsidR="00884637" w:rsidRDefault="00884637" w:rsidP="00884637">
      <w:pPr>
        <w:pStyle w:val="Abstracttext"/>
        <w:numPr>
          <w:ilvl w:val="0"/>
          <w:numId w:val="34"/>
        </w:numPr>
        <w:spacing w:line="360" w:lineRule="auto"/>
        <w:jc w:val="both"/>
        <w:rPr>
          <w:ins w:id="79" w:author="Kazy Nguyen" w:date="2018-05-13T15:34:00Z"/>
        </w:rPr>
      </w:pPr>
      <w:ins w:id="80" w:author="Kazy Nguyen" w:date="2018-05-13T15:34:00Z">
        <w:r w:rsidRPr="009B08BF">
          <w:t>The development of the</w:t>
        </w:r>
        <w:r>
          <w:t xml:space="preserve"> web application </w:t>
        </w:r>
        <w:r w:rsidRPr="009B08BF">
          <w:t>on the continuous integration</w:t>
        </w:r>
        <w:r>
          <w:t>; the web application’s automation testing and agile techniques are</w:t>
        </w:r>
        <w:r w:rsidRPr="009B08BF">
          <w:t xml:space="preserve"> analyzed in detail reflecting the quality improvement. </w:t>
        </w:r>
      </w:ins>
    </w:p>
    <w:p w:rsidR="00884637" w:rsidRPr="00457131" w:rsidRDefault="00884637" w:rsidP="00884637">
      <w:pPr>
        <w:pStyle w:val="Abstracttext"/>
        <w:numPr>
          <w:ilvl w:val="0"/>
          <w:numId w:val="34"/>
        </w:numPr>
        <w:spacing w:line="360" w:lineRule="auto"/>
        <w:jc w:val="both"/>
        <w:rPr>
          <w:ins w:id="81" w:author="Kazy Nguyen" w:date="2018-05-13T15:34:00Z"/>
          <w:color w:val="FF0000"/>
        </w:rPr>
      </w:pPr>
      <w:ins w:id="82" w:author="Kazy Nguyen" w:date="2018-05-13T15:34:00Z">
        <w:r w:rsidRPr="00457131">
          <w:rPr>
            <w:color w:val="FF0000"/>
          </w:rPr>
          <w:t xml:space="preserve">The implementation on a Vietnamese project with its difficulties and </w:t>
        </w:r>
        <w:r>
          <w:rPr>
            <w:color w:val="FF0000"/>
          </w:rPr>
          <w:t>its solution which lead to the lesson learn.</w:t>
        </w:r>
      </w:ins>
    </w:p>
    <w:p w:rsidR="00884637" w:rsidRPr="0034608B" w:rsidRDefault="00884637" w:rsidP="00884637">
      <w:pPr>
        <w:pStyle w:val="Abstracttext"/>
        <w:numPr>
          <w:ilvl w:val="0"/>
          <w:numId w:val="34"/>
        </w:numPr>
        <w:spacing w:line="360" w:lineRule="auto"/>
        <w:jc w:val="both"/>
        <w:rPr>
          <w:ins w:id="83" w:author="Kazy Nguyen" w:date="2018-05-13T15:34:00Z"/>
        </w:rPr>
      </w:pPr>
      <w:ins w:id="84" w:author="Kazy Nguyen" w:date="2018-05-13T15:34:00Z">
        <w:r w:rsidRPr="009B08BF">
          <w:t>The</w:t>
        </w:r>
        <w:r>
          <w:t xml:space="preserve"> </w:t>
        </w:r>
        <w:r w:rsidRPr="009B08BF">
          <w:t>expected evolution of the continuous integration</w:t>
        </w:r>
        <w:r>
          <w:t xml:space="preserve"> and continuous development in the future</w:t>
        </w:r>
        <w:r w:rsidRPr="009B08BF">
          <w:t xml:space="preserve"> is briefly described.</w:t>
        </w:r>
      </w:ins>
    </w:p>
    <w:p w:rsidR="00884637" w:rsidRDefault="00884637" w:rsidP="00884637">
      <w:pPr>
        <w:pStyle w:val="Chapter"/>
        <w:rPr>
          <w:ins w:id="85" w:author="Kazy Nguyen" w:date="2018-05-13T15:34:00Z"/>
        </w:rPr>
      </w:pPr>
      <w:bookmarkStart w:id="86" w:name="_Toc513984797"/>
      <w:ins w:id="87" w:author="Kazy Nguyen" w:date="2018-05-13T15:34:00Z">
        <w:r>
          <w:lastRenderedPageBreak/>
          <w:t>Acknowledgments</w:t>
        </w:r>
        <w:bookmarkEnd w:id="86"/>
        <w:del w:id="88" w:author="Kazy Nguyen" w:date="2018-05-12T15:53:00Z">
          <w:r w:rsidDel="00FB2F32">
            <w:delText xml:space="preserve"> (if any)</w:delText>
          </w:r>
        </w:del>
      </w:ins>
    </w:p>
    <w:p w:rsidR="00884637" w:rsidRDefault="00884637">
      <w:pPr>
        <w:pStyle w:val="BodyText"/>
        <w:jc w:val="both"/>
        <w:rPr>
          <w:ins w:id="89" w:author="Kazy Nguyen" w:date="2018-05-13T15:34:00Z"/>
        </w:rPr>
        <w:pPrChange w:id="90" w:author="Kazy Nguyen" w:date="2018-05-12T16:17:00Z">
          <w:pPr>
            <w:pStyle w:val="BodyText"/>
          </w:pPr>
        </w:pPrChange>
      </w:pPr>
      <w:ins w:id="91" w:author="Kazy Nguyen" w:date="2018-05-13T15:34:00Z">
        <w:del w:id="92" w:author="Kazy Nguyen" w:date="2018-05-12T17:28:00Z">
          <w:r w:rsidDel="0064210B">
            <w:delText>« Use Body Text or Normal style for text in this section. »</w:delText>
          </w:r>
        </w:del>
        <w:r>
          <w:t>In order to finished this thesis, there are many people supporting me by giving their advice and knowledge. Therefore, the author, who conducted this research gratefully give acknowledgments to their support and motivation during the time of doing this thesis as the requirement of completing the Degree of Master Software Engineering.</w:t>
        </w:r>
      </w:ins>
    </w:p>
    <w:p w:rsidR="00884637" w:rsidRDefault="00884637">
      <w:pPr>
        <w:pStyle w:val="BodyText"/>
        <w:jc w:val="both"/>
        <w:rPr>
          <w:ins w:id="93" w:author="Kazy Nguyen" w:date="2018-05-13T15:34:00Z"/>
        </w:rPr>
        <w:pPrChange w:id="94" w:author="Kazy Nguyen" w:date="2018-05-12T16:17:00Z">
          <w:pPr>
            <w:pStyle w:val="BodyText"/>
          </w:pPr>
        </w:pPrChange>
      </w:pPr>
      <w:ins w:id="95" w:author="Kazy Nguyen" w:date="2018-05-13T15:34:00Z">
        <w:r>
          <w:t>First of all, I would like to express my thanks and gratefulness to my supervisor Dr. Phan Duy Hung, whose is the leader of MSE Program in FPT University. His kindly support and continuous advices went through the completion of my thesis. His encouragement and comments had significantly enriched and improved my work. Without his patient, motivation and introduction, the thesis would have been impossible to be done effetely.</w:t>
        </w:r>
      </w:ins>
    </w:p>
    <w:p w:rsidR="00884637" w:rsidRDefault="00884637">
      <w:pPr>
        <w:pStyle w:val="BodyText"/>
        <w:jc w:val="both"/>
        <w:rPr>
          <w:ins w:id="96" w:author="Kazy Nguyen" w:date="2018-05-13T15:34:00Z"/>
        </w:rPr>
        <w:pPrChange w:id="97" w:author="Kazy Nguyen" w:date="2018-05-12T17:42:00Z">
          <w:pPr>
            <w:pStyle w:val="BodyText"/>
          </w:pPr>
        </w:pPrChange>
      </w:pPr>
      <w:ins w:id="98" w:author="Kazy Nguyen" w:date="2018-05-13T15:34:00Z">
        <w:r>
          <w:t xml:space="preserve">Besides my advisor, I would like to thank “The Company” and my project managers who provided me an opportunity to join the projects, without they precious support, it would not be possible to conduct this thesis. </w:t>
        </w:r>
      </w:ins>
    </w:p>
    <w:p w:rsidR="00884637" w:rsidRDefault="00884637">
      <w:pPr>
        <w:pStyle w:val="BodyText"/>
        <w:jc w:val="both"/>
        <w:rPr>
          <w:ins w:id="99" w:author="Kazy Nguyen" w:date="2018-05-13T15:34:00Z"/>
        </w:rPr>
        <w:pPrChange w:id="100" w:author="Kazy Nguyen" w:date="2018-05-12T17:39:00Z">
          <w:pPr>
            <w:pStyle w:val="BodyText"/>
          </w:pPr>
        </w:pPrChange>
      </w:pPr>
      <w:ins w:id="101" w:author="Kazy Nguyen" w:date="2018-05-13T15:34:00Z">
        <w:r>
          <w:t>My sincere thanks also goes to Mr. Phung Khac Toan a friend who provide a lot of support during the thesis time and my colleagues in “The Company” for their insightful comments and encouragement, but also for the hard question which incented me to widen my research from various perspective. Their experiences in various projects help contributed ideas and reflection surface for this thesis.</w:t>
        </w:r>
      </w:ins>
    </w:p>
    <w:p w:rsidR="00884637" w:rsidRDefault="00884637" w:rsidP="00884637">
      <w:pPr>
        <w:pStyle w:val="BodyText"/>
        <w:rPr>
          <w:ins w:id="102" w:author="Kazy Nguyen" w:date="2018-05-13T15:34:00Z"/>
        </w:rPr>
      </w:pPr>
    </w:p>
    <w:p w:rsidR="00884637" w:rsidRPr="006B022F" w:rsidRDefault="00884637" w:rsidP="00884637">
      <w:pPr>
        <w:rPr>
          <w:ins w:id="103" w:author="Kazy Nguyen" w:date="2018-05-13T15:34:00Z"/>
        </w:rPr>
      </w:pPr>
    </w:p>
    <w:p w:rsidR="00884637" w:rsidRPr="006B022F" w:rsidRDefault="00884637" w:rsidP="00884637">
      <w:pPr>
        <w:rPr>
          <w:ins w:id="104" w:author="Kazy Nguyen" w:date="2018-05-13T15:34:00Z"/>
        </w:rPr>
      </w:pPr>
    </w:p>
    <w:p w:rsidR="00884637" w:rsidRPr="006B022F" w:rsidRDefault="00884637" w:rsidP="00884637">
      <w:pPr>
        <w:rPr>
          <w:ins w:id="105" w:author="Kazy Nguyen" w:date="2018-05-13T15:34:00Z"/>
        </w:rPr>
      </w:pPr>
    </w:p>
    <w:p w:rsidR="00884637" w:rsidRPr="006B022F" w:rsidRDefault="00884637" w:rsidP="00884637">
      <w:pPr>
        <w:rPr>
          <w:ins w:id="106" w:author="Kazy Nguyen" w:date="2018-05-13T15:34:00Z"/>
        </w:rPr>
      </w:pPr>
    </w:p>
    <w:p w:rsidR="00884637" w:rsidRPr="006B022F" w:rsidRDefault="00884637" w:rsidP="00884637">
      <w:pPr>
        <w:rPr>
          <w:ins w:id="107" w:author="Kazy Nguyen" w:date="2018-05-13T15:34:00Z"/>
        </w:rPr>
      </w:pPr>
    </w:p>
    <w:p w:rsidR="00884637" w:rsidRDefault="00884637" w:rsidP="00884637">
      <w:pPr>
        <w:rPr>
          <w:ins w:id="108" w:author="Kazy Nguyen" w:date="2018-05-13T15:34:00Z"/>
        </w:rPr>
      </w:pPr>
    </w:p>
    <w:p w:rsidR="00884637" w:rsidRPr="006B022F" w:rsidRDefault="00884637" w:rsidP="00884637">
      <w:pPr>
        <w:jc w:val="center"/>
        <w:rPr>
          <w:ins w:id="109" w:author="Kazy Nguyen" w:date="2018-05-13T15:34:00Z"/>
        </w:rPr>
      </w:pPr>
    </w:p>
    <w:p w:rsidR="00884637" w:rsidRDefault="00884637" w:rsidP="00884637">
      <w:pPr>
        <w:pStyle w:val="Chapter"/>
        <w:rPr>
          <w:ins w:id="110" w:author="Kazy Nguyen" w:date="2018-05-13T15:34:00Z"/>
        </w:rPr>
      </w:pPr>
      <w:bookmarkStart w:id="111" w:name="_Toc513984798"/>
      <w:ins w:id="112" w:author="Kazy Nguyen" w:date="2018-05-13T15:34:00Z">
        <w:r>
          <w:lastRenderedPageBreak/>
          <w:t>Table of Contents</w:t>
        </w:r>
        <w:bookmarkEnd w:id="111"/>
      </w:ins>
    </w:p>
    <w:p w:rsidR="00884637" w:rsidRDefault="00884637" w:rsidP="00884637">
      <w:pPr>
        <w:pStyle w:val="TOC1"/>
        <w:rPr>
          <w:ins w:id="113" w:author="Kazy Nguyen" w:date="2018-05-13T15:34:00Z"/>
          <w:rFonts w:asciiTheme="minorHAnsi" w:eastAsiaTheme="minorEastAsia" w:hAnsiTheme="minorHAnsi" w:cstheme="minorBidi"/>
          <w:noProof/>
          <w:sz w:val="22"/>
          <w:szCs w:val="22"/>
          <w:lang w:eastAsia="en-US"/>
        </w:rPr>
      </w:pPr>
      <w:ins w:id="114" w:author="Kazy Nguyen" w:date="2018-05-13T15:34:00Z">
        <w:r>
          <w:fldChar w:fldCharType="begin"/>
        </w:r>
        <w:r>
          <w:instrText xml:space="preserve"> TOC \o "1-3" \h \z \u </w:instrText>
        </w:r>
        <w:r>
          <w:fldChar w:fldCharType="separate"/>
        </w:r>
        <w:r>
          <w:fldChar w:fldCharType="begin"/>
        </w:r>
        <w:r>
          <w:instrText xml:space="preserve"> HYPERLINK \l "_Toc513984797" </w:instrText>
        </w:r>
        <w:r>
          <w:fldChar w:fldCharType="separate"/>
        </w:r>
        <w:r w:rsidRPr="009D5A03">
          <w:rPr>
            <w:rStyle w:val="Hyperlink"/>
            <w:noProof/>
          </w:rPr>
          <w:t>Acknowledgments</w:t>
        </w:r>
        <w:r>
          <w:rPr>
            <w:noProof/>
            <w:webHidden/>
          </w:rPr>
          <w:tab/>
        </w:r>
        <w:r>
          <w:rPr>
            <w:noProof/>
            <w:webHidden/>
          </w:rPr>
          <w:fldChar w:fldCharType="begin"/>
        </w:r>
        <w:r>
          <w:rPr>
            <w:noProof/>
            <w:webHidden/>
          </w:rPr>
          <w:instrText xml:space="preserve"> PAGEREF _Toc513984797 \h </w:instrText>
        </w:r>
      </w:ins>
      <w:r>
        <w:rPr>
          <w:noProof/>
          <w:webHidden/>
        </w:rPr>
      </w:r>
      <w:ins w:id="115" w:author="Kazy Nguyen" w:date="2018-05-13T15:34:00Z">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1"/>
        <w:rPr>
          <w:ins w:id="116" w:author="Kazy Nguyen" w:date="2018-05-13T15:34:00Z"/>
          <w:rFonts w:asciiTheme="minorHAnsi" w:eastAsiaTheme="minorEastAsia" w:hAnsiTheme="minorHAnsi" w:cstheme="minorBidi"/>
          <w:noProof/>
          <w:sz w:val="22"/>
          <w:szCs w:val="22"/>
          <w:lang w:eastAsia="en-US"/>
        </w:rPr>
      </w:pPr>
      <w:ins w:id="117" w:author="Kazy Nguyen" w:date="2018-05-13T15:34:00Z">
        <w:r>
          <w:fldChar w:fldCharType="begin"/>
        </w:r>
        <w:r>
          <w:instrText xml:space="preserve"> HYPERLINK \l "_Toc513984798" </w:instrText>
        </w:r>
        <w:r>
          <w:fldChar w:fldCharType="separate"/>
        </w:r>
        <w:r w:rsidRPr="009D5A03">
          <w:rPr>
            <w:rStyle w:val="Hyperlink"/>
            <w:noProof/>
          </w:rPr>
          <w:t>Table of Contents</w:t>
        </w:r>
        <w:r>
          <w:rPr>
            <w:noProof/>
            <w:webHidden/>
          </w:rPr>
          <w:tab/>
        </w:r>
        <w:r>
          <w:rPr>
            <w:noProof/>
            <w:webHidden/>
          </w:rPr>
          <w:fldChar w:fldCharType="begin"/>
        </w:r>
        <w:r>
          <w:rPr>
            <w:noProof/>
            <w:webHidden/>
          </w:rPr>
          <w:instrText xml:space="preserve"> PAGEREF _Toc513984798 \h </w:instrText>
        </w:r>
      </w:ins>
      <w:r>
        <w:rPr>
          <w:noProof/>
          <w:webHidden/>
        </w:rPr>
      </w:r>
      <w:ins w:id="118" w:author="Kazy Nguyen" w:date="2018-05-13T15:34:00Z">
        <w:r>
          <w:rPr>
            <w:noProof/>
            <w:webHidden/>
          </w:rPr>
          <w:fldChar w:fldCharType="separate"/>
        </w:r>
        <w:r>
          <w:rPr>
            <w:noProof/>
            <w:webHidden/>
          </w:rPr>
          <w:t>4</w:t>
        </w:r>
        <w:r>
          <w:rPr>
            <w:noProof/>
            <w:webHidden/>
          </w:rPr>
          <w:fldChar w:fldCharType="end"/>
        </w:r>
        <w:r>
          <w:rPr>
            <w:noProof/>
          </w:rPr>
          <w:fldChar w:fldCharType="end"/>
        </w:r>
      </w:ins>
    </w:p>
    <w:p w:rsidR="00884637" w:rsidRDefault="00884637" w:rsidP="00884637">
      <w:pPr>
        <w:pStyle w:val="TOC1"/>
        <w:rPr>
          <w:ins w:id="119" w:author="Kazy Nguyen" w:date="2018-05-13T15:34:00Z"/>
          <w:rFonts w:asciiTheme="minorHAnsi" w:eastAsiaTheme="minorEastAsia" w:hAnsiTheme="minorHAnsi" w:cstheme="minorBidi"/>
          <w:noProof/>
          <w:sz w:val="22"/>
          <w:szCs w:val="22"/>
          <w:lang w:eastAsia="en-US"/>
        </w:rPr>
      </w:pPr>
      <w:ins w:id="120" w:author="Kazy Nguyen" w:date="2018-05-13T15:34:00Z">
        <w:r>
          <w:fldChar w:fldCharType="begin"/>
        </w:r>
        <w:r>
          <w:instrText xml:space="preserve"> HYPERLINK \l "_Toc513984799" </w:instrText>
        </w:r>
        <w:r>
          <w:fldChar w:fldCharType="separate"/>
        </w:r>
        <w:r w:rsidRPr="009D5A03">
          <w:rPr>
            <w:rStyle w:val="Hyperlink"/>
            <w:noProof/>
          </w:rPr>
          <w:t>List of Tables (if any)</w:t>
        </w:r>
        <w:r>
          <w:rPr>
            <w:noProof/>
            <w:webHidden/>
          </w:rPr>
          <w:tab/>
        </w:r>
        <w:r>
          <w:rPr>
            <w:noProof/>
            <w:webHidden/>
          </w:rPr>
          <w:fldChar w:fldCharType="begin"/>
        </w:r>
        <w:r>
          <w:rPr>
            <w:noProof/>
            <w:webHidden/>
          </w:rPr>
          <w:instrText xml:space="preserve"> PAGEREF _Toc513984799 \h </w:instrText>
        </w:r>
      </w:ins>
      <w:r>
        <w:rPr>
          <w:noProof/>
          <w:webHidden/>
        </w:rPr>
      </w:r>
      <w:ins w:id="121" w:author="Kazy Nguyen" w:date="2018-05-13T15:34:00Z">
        <w:r>
          <w:rPr>
            <w:noProof/>
            <w:webHidden/>
          </w:rPr>
          <w:fldChar w:fldCharType="separate"/>
        </w:r>
        <w:r>
          <w:rPr>
            <w:noProof/>
            <w:webHidden/>
          </w:rPr>
          <w:t>7</w:t>
        </w:r>
        <w:r>
          <w:rPr>
            <w:noProof/>
            <w:webHidden/>
          </w:rPr>
          <w:fldChar w:fldCharType="end"/>
        </w:r>
        <w:r>
          <w:rPr>
            <w:noProof/>
          </w:rPr>
          <w:fldChar w:fldCharType="end"/>
        </w:r>
      </w:ins>
    </w:p>
    <w:p w:rsidR="00884637" w:rsidRDefault="00884637" w:rsidP="00884637">
      <w:pPr>
        <w:pStyle w:val="TOC1"/>
        <w:rPr>
          <w:ins w:id="122" w:author="Kazy Nguyen" w:date="2018-05-13T15:34:00Z"/>
          <w:rFonts w:asciiTheme="minorHAnsi" w:eastAsiaTheme="minorEastAsia" w:hAnsiTheme="minorHAnsi" w:cstheme="minorBidi"/>
          <w:noProof/>
          <w:sz w:val="22"/>
          <w:szCs w:val="22"/>
          <w:lang w:eastAsia="en-US"/>
        </w:rPr>
      </w:pPr>
      <w:ins w:id="123" w:author="Kazy Nguyen" w:date="2018-05-13T15:34:00Z">
        <w:r>
          <w:fldChar w:fldCharType="begin"/>
        </w:r>
        <w:r>
          <w:instrText xml:space="preserve"> HYPERLINK \l "_Toc513984800" </w:instrText>
        </w:r>
        <w:r>
          <w:fldChar w:fldCharType="separate"/>
        </w:r>
        <w:r w:rsidRPr="009D5A03">
          <w:rPr>
            <w:rStyle w:val="Hyperlink"/>
            <w:noProof/>
          </w:rPr>
          <w:t>List of Plates (if any)</w:t>
        </w:r>
        <w:r>
          <w:rPr>
            <w:noProof/>
            <w:webHidden/>
          </w:rPr>
          <w:tab/>
        </w:r>
        <w:r>
          <w:rPr>
            <w:noProof/>
            <w:webHidden/>
          </w:rPr>
          <w:fldChar w:fldCharType="begin"/>
        </w:r>
        <w:r>
          <w:rPr>
            <w:noProof/>
            <w:webHidden/>
          </w:rPr>
          <w:instrText xml:space="preserve"> PAGEREF _Toc513984800 \h </w:instrText>
        </w:r>
      </w:ins>
      <w:r>
        <w:rPr>
          <w:noProof/>
          <w:webHidden/>
        </w:rPr>
      </w:r>
      <w:ins w:id="124" w:author="Kazy Nguyen" w:date="2018-05-13T15:34:00Z">
        <w:r>
          <w:rPr>
            <w:noProof/>
            <w:webHidden/>
          </w:rPr>
          <w:fldChar w:fldCharType="separate"/>
        </w:r>
        <w:r>
          <w:rPr>
            <w:noProof/>
            <w:webHidden/>
          </w:rPr>
          <w:t>8</w:t>
        </w:r>
        <w:r>
          <w:rPr>
            <w:noProof/>
            <w:webHidden/>
          </w:rPr>
          <w:fldChar w:fldCharType="end"/>
        </w:r>
        <w:r>
          <w:rPr>
            <w:noProof/>
          </w:rPr>
          <w:fldChar w:fldCharType="end"/>
        </w:r>
      </w:ins>
    </w:p>
    <w:p w:rsidR="00884637" w:rsidRDefault="00884637" w:rsidP="00884637">
      <w:pPr>
        <w:pStyle w:val="TOC1"/>
        <w:rPr>
          <w:ins w:id="125" w:author="Kazy Nguyen" w:date="2018-05-13T15:34:00Z"/>
          <w:rFonts w:asciiTheme="minorHAnsi" w:eastAsiaTheme="minorEastAsia" w:hAnsiTheme="minorHAnsi" w:cstheme="minorBidi"/>
          <w:noProof/>
          <w:sz w:val="22"/>
          <w:szCs w:val="22"/>
          <w:lang w:eastAsia="en-US"/>
        </w:rPr>
      </w:pPr>
      <w:ins w:id="126" w:author="Kazy Nguyen" w:date="2018-05-13T15:34:00Z">
        <w:r>
          <w:fldChar w:fldCharType="begin"/>
        </w:r>
        <w:r>
          <w:instrText xml:space="preserve"> HYPERLINK \l "_Toc513984801" </w:instrText>
        </w:r>
        <w:r>
          <w:fldChar w:fldCharType="separate"/>
        </w:r>
        <w:r w:rsidRPr="009D5A03">
          <w:rPr>
            <w:rStyle w:val="Hyperlink"/>
            <w:noProof/>
          </w:rPr>
          <w:t>List of Figures (if any)</w:t>
        </w:r>
        <w:r>
          <w:rPr>
            <w:noProof/>
            <w:webHidden/>
          </w:rPr>
          <w:tab/>
        </w:r>
        <w:r>
          <w:rPr>
            <w:noProof/>
            <w:webHidden/>
          </w:rPr>
          <w:fldChar w:fldCharType="begin"/>
        </w:r>
        <w:r>
          <w:rPr>
            <w:noProof/>
            <w:webHidden/>
          </w:rPr>
          <w:instrText xml:space="preserve"> PAGEREF _Toc513984801 \h </w:instrText>
        </w:r>
      </w:ins>
      <w:r>
        <w:rPr>
          <w:noProof/>
          <w:webHidden/>
        </w:rPr>
      </w:r>
      <w:ins w:id="127" w:author="Kazy Nguyen" w:date="2018-05-13T15:34:00Z">
        <w:r>
          <w:rPr>
            <w:noProof/>
            <w:webHidden/>
          </w:rPr>
          <w:fldChar w:fldCharType="separate"/>
        </w:r>
        <w:r>
          <w:rPr>
            <w:noProof/>
            <w:webHidden/>
          </w:rPr>
          <w:t>9</w:t>
        </w:r>
        <w:r>
          <w:rPr>
            <w:noProof/>
            <w:webHidden/>
          </w:rPr>
          <w:fldChar w:fldCharType="end"/>
        </w:r>
        <w:r>
          <w:rPr>
            <w:noProof/>
          </w:rPr>
          <w:fldChar w:fldCharType="end"/>
        </w:r>
      </w:ins>
    </w:p>
    <w:p w:rsidR="00884637" w:rsidRDefault="00884637" w:rsidP="00884637">
      <w:pPr>
        <w:pStyle w:val="TOC1"/>
        <w:rPr>
          <w:ins w:id="128" w:author="Kazy Nguyen" w:date="2018-05-13T15:34:00Z"/>
          <w:rFonts w:asciiTheme="minorHAnsi" w:eastAsiaTheme="minorEastAsia" w:hAnsiTheme="minorHAnsi" w:cstheme="minorBidi"/>
          <w:noProof/>
          <w:sz w:val="22"/>
          <w:szCs w:val="22"/>
          <w:lang w:eastAsia="en-US"/>
        </w:rPr>
      </w:pPr>
      <w:ins w:id="129" w:author="Kazy Nguyen" w:date="2018-05-13T15:34:00Z">
        <w:r>
          <w:fldChar w:fldCharType="begin"/>
        </w:r>
        <w:r>
          <w:instrText xml:space="preserve"> HYPERLINK \l "_Toc513984802" </w:instrText>
        </w:r>
        <w:r>
          <w:fldChar w:fldCharType="separate"/>
        </w:r>
        <w:r w:rsidRPr="009D5A03">
          <w:rPr>
            <w:rStyle w:val="Hyperlink"/>
            <w:noProof/>
          </w:rPr>
          <w:t>List of Appendices (if any)</w:t>
        </w:r>
        <w:r>
          <w:rPr>
            <w:noProof/>
            <w:webHidden/>
          </w:rPr>
          <w:tab/>
        </w:r>
        <w:r>
          <w:rPr>
            <w:noProof/>
            <w:webHidden/>
          </w:rPr>
          <w:fldChar w:fldCharType="begin"/>
        </w:r>
        <w:r>
          <w:rPr>
            <w:noProof/>
            <w:webHidden/>
          </w:rPr>
          <w:instrText xml:space="preserve"> PAGEREF _Toc513984802 \h </w:instrText>
        </w:r>
      </w:ins>
      <w:r>
        <w:rPr>
          <w:noProof/>
          <w:webHidden/>
        </w:rPr>
      </w:r>
      <w:ins w:id="130" w:author="Kazy Nguyen" w:date="2018-05-13T15:34:00Z">
        <w:r>
          <w:rPr>
            <w:noProof/>
            <w:webHidden/>
          </w:rPr>
          <w:fldChar w:fldCharType="separate"/>
        </w:r>
        <w:r>
          <w:rPr>
            <w:noProof/>
            <w:webHidden/>
          </w:rPr>
          <w:t>10</w:t>
        </w:r>
        <w:r>
          <w:rPr>
            <w:noProof/>
            <w:webHidden/>
          </w:rPr>
          <w:fldChar w:fldCharType="end"/>
        </w:r>
        <w:r>
          <w:rPr>
            <w:noProof/>
          </w:rPr>
          <w:fldChar w:fldCharType="end"/>
        </w:r>
      </w:ins>
    </w:p>
    <w:p w:rsidR="00884637" w:rsidRDefault="00884637" w:rsidP="00884637">
      <w:pPr>
        <w:pStyle w:val="TOC1"/>
        <w:rPr>
          <w:ins w:id="131" w:author="Kazy Nguyen" w:date="2018-05-13T15:34:00Z"/>
          <w:rFonts w:asciiTheme="minorHAnsi" w:eastAsiaTheme="minorEastAsia" w:hAnsiTheme="minorHAnsi" w:cstheme="minorBidi"/>
          <w:noProof/>
          <w:sz w:val="22"/>
          <w:szCs w:val="22"/>
          <w:lang w:eastAsia="en-US"/>
        </w:rPr>
      </w:pPr>
      <w:ins w:id="132" w:author="Kazy Nguyen" w:date="2018-05-13T15:34:00Z">
        <w:r>
          <w:fldChar w:fldCharType="begin"/>
        </w:r>
        <w:r>
          <w:instrText xml:space="preserve"> HYPERLINK \l "_Toc513984803" </w:instrText>
        </w:r>
        <w:r>
          <w:fldChar w:fldCharType="separate"/>
        </w:r>
        <w:r w:rsidRPr="009D5A03">
          <w:rPr>
            <w:rStyle w:val="Hyperlink"/>
            <w:noProof/>
          </w:rPr>
          <w:t>Chapter 1 Introduction</w:t>
        </w:r>
        <w:r>
          <w:rPr>
            <w:noProof/>
            <w:webHidden/>
          </w:rPr>
          <w:tab/>
        </w:r>
        <w:r>
          <w:rPr>
            <w:noProof/>
            <w:webHidden/>
          </w:rPr>
          <w:fldChar w:fldCharType="begin"/>
        </w:r>
        <w:r>
          <w:rPr>
            <w:noProof/>
            <w:webHidden/>
          </w:rPr>
          <w:instrText xml:space="preserve"> PAGEREF _Toc513984803 \h </w:instrText>
        </w:r>
      </w:ins>
      <w:r>
        <w:rPr>
          <w:noProof/>
          <w:webHidden/>
        </w:rPr>
      </w:r>
      <w:ins w:id="133" w:author="Kazy Nguyen" w:date="2018-05-13T15:34:00Z">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1"/>
        <w:rPr>
          <w:ins w:id="134" w:author="Kazy Nguyen" w:date="2018-05-13T15:34:00Z"/>
          <w:rFonts w:asciiTheme="minorHAnsi" w:eastAsiaTheme="minorEastAsia" w:hAnsiTheme="minorHAnsi" w:cstheme="minorBidi"/>
          <w:noProof/>
          <w:sz w:val="22"/>
          <w:szCs w:val="22"/>
          <w:lang w:eastAsia="en-US"/>
        </w:rPr>
      </w:pPr>
      <w:ins w:id="135" w:author="Kazy Nguyen" w:date="2018-05-13T15:34:00Z">
        <w:r>
          <w:fldChar w:fldCharType="begin"/>
        </w:r>
        <w:r>
          <w:instrText xml:space="preserve"> HYPERLINK \l "_Toc513984804"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w:t>
        </w:r>
        <w:r>
          <w:rPr>
            <w:rFonts w:asciiTheme="minorHAnsi" w:eastAsiaTheme="minorEastAsia" w:hAnsiTheme="minorHAnsi" w:cstheme="minorBidi"/>
            <w:noProof/>
            <w:sz w:val="22"/>
            <w:szCs w:val="22"/>
            <w:lang w:eastAsia="en-US"/>
          </w:rPr>
          <w:tab/>
        </w:r>
        <w:r w:rsidRPr="009D5A03">
          <w:rPr>
            <w:rStyle w:val="Hyperlink"/>
            <w:noProof/>
          </w:rPr>
          <w:t>Introduction</w:t>
        </w:r>
        <w:r>
          <w:rPr>
            <w:noProof/>
            <w:webHidden/>
          </w:rPr>
          <w:tab/>
        </w:r>
        <w:r>
          <w:rPr>
            <w:noProof/>
            <w:webHidden/>
          </w:rPr>
          <w:fldChar w:fldCharType="begin"/>
        </w:r>
        <w:r>
          <w:rPr>
            <w:noProof/>
            <w:webHidden/>
          </w:rPr>
          <w:instrText xml:space="preserve"> PAGEREF _Toc513984804 \h </w:instrText>
        </w:r>
      </w:ins>
      <w:r>
        <w:rPr>
          <w:noProof/>
          <w:webHidden/>
        </w:rPr>
      </w:r>
      <w:ins w:id="136" w:author="Kazy Nguyen" w:date="2018-05-13T15:34:00Z">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2"/>
        <w:rPr>
          <w:ins w:id="137" w:author="Kazy Nguyen" w:date="2018-05-13T15:34:00Z"/>
          <w:rFonts w:asciiTheme="minorHAnsi" w:eastAsiaTheme="minorEastAsia" w:hAnsiTheme="minorHAnsi" w:cstheme="minorBidi"/>
          <w:noProof/>
          <w:sz w:val="22"/>
          <w:szCs w:val="22"/>
          <w:lang w:eastAsia="en-US"/>
        </w:rPr>
      </w:pPr>
      <w:ins w:id="138" w:author="Kazy Nguyen" w:date="2018-05-13T15:34:00Z">
        <w:r>
          <w:fldChar w:fldCharType="begin"/>
        </w:r>
        <w:r>
          <w:instrText xml:space="preserve"> HYPERLINK \l "_Toc513984805" </w:instrText>
        </w:r>
        <w:r>
          <w:fldChar w:fldCharType="separate"/>
        </w:r>
        <w:r w:rsidRPr="009D5A03">
          <w:rPr>
            <w:rStyle w:val="Hyperlink"/>
            <w:noProof/>
          </w:rPr>
          <w:t>1.1</w:t>
        </w:r>
        <w:r>
          <w:rPr>
            <w:rFonts w:asciiTheme="minorHAnsi" w:eastAsiaTheme="minorEastAsia" w:hAnsiTheme="minorHAnsi" w:cstheme="minorBidi"/>
            <w:noProof/>
            <w:sz w:val="22"/>
            <w:szCs w:val="22"/>
            <w:lang w:eastAsia="en-US"/>
          </w:rPr>
          <w:tab/>
        </w:r>
        <w:r w:rsidRPr="009D5A03">
          <w:rPr>
            <w:rStyle w:val="Hyperlink"/>
            <w:noProof/>
          </w:rPr>
          <w:t>Mission of the thesis</w:t>
        </w:r>
        <w:r>
          <w:rPr>
            <w:noProof/>
            <w:webHidden/>
          </w:rPr>
          <w:tab/>
        </w:r>
        <w:r>
          <w:rPr>
            <w:noProof/>
            <w:webHidden/>
          </w:rPr>
          <w:fldChar w:fldCharType="begin"/>
        </w:r>
        <w:r>
          <w:rPr>
            <w:noProof/>
            <w:webHidden/>
          </w:rPr>
          <w:instrText xml:space="preserve"> PAGEREF _Toc513984805 \h </w:instrText>
        </w:r>
      </w:ins>
      <w:r>
        <w:rPr>
          <w:noProof/>
          <w:webHidden/>
        </w:rPr>
      </w:r>
      <w:ins w:id="139" w:author="Kazy Nguyen" w:date="2018-05-13T15:34:00Z">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2"/>
        <w:rPr>
          <w:ins w:id="140" w:author="Kazy Nguyen" w:date="2018-05-13T15:34:00Z"/>
          <w:rFonts w:asciiTheme="minorHAnsi" w:eastAsiaTheme="minorEastAsia" w:hAnsiTheme="minorHAnsi" w:cstheme="minorBidi"/>
          <w:noProof/>
          <w:sz w:val="22"/>
          <w:szCs w:val="22"/>
          <w:lang w:eastAsia="en-US"/>
        </w:rPr>
      </w:pPr>
      <w:ins w:id="141" w:author="Kazy Nguyen" w:date="2018-05-13T15:34:00Z">
        <w:r>
          <w:fldChar w:fldCharType="begin"/>
        </w:r>
        <w:r>
          <w:instrText xml:space="preserve"> HYPERLINK \l "_Toc513984806" </w:instrText>
        </w:r>
        <w:r>
          <w:fldChar w:fldCharType="separate"/>
        </w:r>
        <w:r w:rsidRPr="009D5A03">
          <w:rPr>
            <w:rStyle w:val="Hyperlink"/>
            <w:noProof/>
          </w:rPr>
          <w:t>1.2</w:t>
        </w:r>
        <w:r>
          <w:rPr>
            <w:rFonts w:asciiTheme="minorHAnsi" w:eastAsiaTheme="minorEastAsia" w:hAnsiTheme="minorHAnsi" w:cstheme="minorBidi"/>
            <w:noProof/>
            <w:sz w:val="22"/>
            <w:szCs w:val="22"/>
            <w:lang w:eastAsia="en-US"/>
          </w:rPr>
          <w:tab/>
        </w:r>
        <w:r w:rsidRPr="009D5A03">
          <w:rPr>
            <w:rStyle w:val="Hyperlink"/>
            <w:noProof/>
          </w:rPr>
          <w:t>Outline of the thesis</w:t>
        </w:r>
        <w:r>
          <w:rPr>
            <w:noProof/>
            <w:webHidden/>
          </w:rPr>
          <w:tab/>
        </w:r>
        <w:r>
          <w:rPr>
            <w:noProof/>
            <w:webHidden/>
          </w:rPr>
          <w:fldChar w:fldCharType="begin"/>
        </w:r>
        <w:r>
          <w:rPr>
            <w:noProof/>
            <w:webHidden/>
          </w:rPr>
          <w:instrText xml:space="preserve"> PAGEREF _Toc513984806 \h </w:instrText>
        </w:r>
      </w:ins>
      <w:r>
        <w:rPr>
          <w:noProof/>
          <w:webHidden/>
        </w:rPr>
      </w:r>
      <w:ins w:id="142" w:author="Kazy Nguyen" w:date="2018-05-13T15:34:00Z">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2"/>
        <w:rPr>
          <w:ins w:id="143" w:author="Kazy Nguyen" w:date="2018-05-13T15:34:00Z"/>
          <w:rFonts w:asciiTheme="minorHAnsi" w:eastAsiaTheme="minorEastAsia" w:hAnsiTheme="minorHAnsi" w:cstheme="minorBidi"/>
          <w:noProof/>
          <w:sz w:val="22"/>
          <w:szCs w:val="22"/>
          <w:lang w:eastAsia="en-US"/>
        </w:rPr>
      </w:pPr>
      <w:ins w:id="144" w:author="Kazy Nguyen" w:date="2018-05-13T15:34:00Z">
        <w:r>
          <w:fldChar w:fldCharType="begin"/>
        </w:r>
        <w:r>
          <w:instrText xml:space="preserve"> HYPERLINK \l "_Toc513984807" </w:instrText>
        </w:r>
        <w:r>
          <w:fldChar w:fldCharType="separate"/>
        </w:r>
        <w:r w:rsidRPr="009D5A03">
          <w:rPr>
            <w:rStyle w:val="Hyperlink"/>
            <w:noProof/>
          </w:rPr>
          <w:t>1.3</w:t>
        </w:r>
        <w:r>
          <w:rPr>
            <w:rFonts w:asciiTheme="minorHAnsi" w:eastAsiaTheme="minorEastAsia" w:hAnsiTheme="minorHAnsi" w:cstheme="minorBidi"/>
            <w:noProof/>
            <w:sz w:val="22"/>
            <w:szCs w:val="22"/>
            <w:lang w:eastAsia="en-US"/>
          </w:rPr>
          <w:tab/>
        </w:r>
        <w:r w:rsidRPr="009D5A03">
          <w:rPr>
            <w:rStyle w:val="Hyperlink"/>
            <w:noProof/>
          </w:rPr>
          <w:t>Introduction of the thesis</w:t>
        </w:r>
        <w:r>
          <w:rPr>
            <w:noProof/>
            <w:webHidden/>
          </w:rPr>
          <w:tab/>
        </w:r>
        <w:r>
          <w:rPr>
            <w:noProof/>
            <w:webHidden/>
          </w:rPr>
          <w:fldChar w:fldCharType="begin"/>
        </w:r>
        <w:r>
          <w:rPr>
            <w:noProof/>
            <w:webHidden/>
          </w:rPr>
          <w:instrText xml:space="preserve"> PAGEREF _Toc513984807 \h </w:instrText>
        </w:r>
      </w:ins>
      <w:r>
        <w:rPr>
          <w:noProof/>
          <w:webHidden/>
        </w:rPr>
      </w:r>
      <w:ins w:id="145" w:author="Kazy Nguyen" w:date="2018-05-13T15:34:00Z">
        <w:r>
          <w:rPr>
            <w:noProof/>
            <w:webHidden/>
          </w:rPr>
          <w:fldChar w:fldCharType="separate"/>
        </w:r>
        <w:r>
          <w:rPr>
            <w:noProof/>
            <w:webHidden/>
          </w:rPr>
          <w:t>1</w:t>
        </w:r>
        <w:r>
          <w:rPr>
            <w:noProof/>
            <w:webHidden/>
          </w:rPr>
          <w:fldChar w:fldCharType="end"/>
        </w:r>
        <w:r>
          <w:rPr>
            <w:noProof/>
          </w:rPr>
          <w:fldChar w:fldCharType="end"/>
        </w:r>
      </w:ins>
    </w:p>
    <w:p w:rsidR="00884637" w:rsidRDefault="00884637" w:rsidP="00884637">
      <w:pPr>
        <w:pStyle w:val="TOC1"/>
        <w:rPr>
          <w:ins w:id="146" w:author="Kazy Nguyen" w:date="2018-05-13T15:34:00Z"/>
          <w:rFonts w:asciiTheme="minorHAnsi" w:eastAsiaTheme="minorEastAsia" w:hAnsiTheme="minorHAnsi" w:cstheme="minorBidi"/>
          <w:noProof/>
          <w:sz w:val="22"/>
          <w:szCs w:val="22"/>
          <w:lang w:eastAsia="en-US"/>
        </w:rPr>
      </w:pPr>
      <w:ins w:id="147" w:author="Kazy Nguyen" w:date="2018-05-13T15:34:00Z">
        <w:r>
          <w:fldChar w:fldCharType="begin"/>
        </w:r>
        <w:r>
          <w:instrText xml:space="preserve"> HYPERLINK \l "_Toc513984808" </w:instrText>
        </w:r>
        <w:r>
          <w:fldChar w:fldCharType="separate"/>
        </w:r>
        <w:r w:rsidRPr="009D5A03">
          <w:rPr>
            <w:rStyle w:val="Hyperlink"/>
            <w:noProof/>
          </w:rPr>
          <w:t>Chapter 2 Research</w:t>
        </w:r>
        <w:r>
          <w:rPr>
            <w:noProof/>
            <w:webHidden/>
          </w:rPr>
          <w:tab/>
        </w:r>
        <w:r>
          <w:rPr>
            <w:noProof/>
            <w:webHidden/>
          </w:rPr>
          <w:fldChar w:fldCharType="begin"/>
        </w:r>
        <w:r>
          <w:rPr>
            <w:noProof/>
            <w:webHidden/>
          </w:rPr>
          <w:instrText xml:space="preserve"> PAGEREF _Toc513984808 \h </w:instrText>
        </w:r>
      </w:ins>
      <w:r>
        <w:rPr>
          <w:noProof/>
          <w:webHidden/>
        </w:rPr>
      </w:r>
      <w:ins w:id="148" w:author="Kazy Nguyen" w:date="2018-05-13T15:34:00Z">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1"/>
        <w:rPr>
          <w:ins w:id="149" w:author="Kazy Nguyen" w:date="2018-05-13T15:34:00Z"/>
          <w:rFonts w:asciiTheme="minorHAnsi" w:eastAsiaTheme="minorEastAsia" w:hAnsiTheme="minorHAnsi" w:cstheme="minorBidi"/>
          <w:noProof/>
          <w:sz w:val="22"/>
          <w:szCs w:val="22"/>
          <w:lang w:eastAsia="en-US"/>
        </w:rPr>
      </w:pPr>
      <w:ins w:id="150" w:author="Kazy Nguyen" w:date="2018-05-13T15:34:00Z">
        <w:r>
          <w:fldChar w:fldCharType="begin"/>
        </w:r>
        <w:r>
          <w:instrText xml:space="preserve"> HYPERLINK \l "_Toc513984809"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w:t>
        </w:r>
        <w:r>
          <w:rPr>
            <w:rFonts w:asciiTheme="minorHAnsi" w:eastAsiaTheme="minorEastAsia" w:hAnsiTheme="minorHAnsi" w:cstheme="minorBidi"/>
            <w:noProof/>
            <w:sz w:val="22"/>
            <w:szCs w:val="22"/>
            <w:lang w:eastAsia="en-US"/>
          </w:rPr>
          <w:tab/>
        </w:r>
        <w:r w:rsidRPr="009D5A03">
          <w:rPr>
            <w:rStyle w:val="Hyperlink"/>
            <w:noProof/>
          </w:rPr>
          <w:t>Research</w:t>
        </w:r>
        <w:r>
          <w:rPr>
            <w:noProof/>
            <w:webHidden/>
          </w:rPr>
          <w:tab/>
        </w:r>
        <w:r>
          <w:rPr>
            <w:noProof/>
            <w:webHidden/>
          </w:rPr>
          <w:fldChar w:fldCharType="begin"/>
        </w:r>
        <w:r>
          <w:rPr>
            <w:noProof/>
            <w:webHidden/>
          </w:rPr>
          <w:instrText xml:space="preserve"> PAGEREF _Toc513984809 \h </w:instrText>
        </w:r>
      </w:ins>
      <w:r>
        <w:rPr>
          <w:noProof/>
          <w:webHidden/>
        </w:rPr>
      </w:r>
      <w:ins w:id="151" w:author="Kazy Nguyen" w:date="2018-05-13T15:34:00Z">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2"/>
        <w:rPr>
          <w:ins w:id="152" w:author="Kazy Nguyen" w:date="2018-05-13T15:34:00Z"/>
          <w:rFonts w:asciiTheme="minorHAnsi" w:eastAsiaTheme="minorEastAsia" w:hAnsiTheme="minorHAnsi" w:cstheme="minorBidi"/>
          <w:noProof/>
          <w:sz w:val="22"/>
          <w:szCs w:val="22"/>
          <w:lang w:eastAsia="en-US"/>
        </w:rPr>
      </w:pPr>
      <w:ins w:id="153" w:author="Kazy Nguyen" w:date="2018-05-13T15:34:00Z">
        <w:r>
          <w:fldChar w:fldCharType="begin"/>
        </w:r>
        <w:r>
          <w:instrText xml:space="preserve"> HYPERLINK \l "_Toc513984810" </w:instrText>
        </w:r>
        <w:r>
          <w:fldChar w:fldCharType="separate"/>
        </w:r>
        <w:r w:rsidRPr="009D5A03">
          <w:rPr>
            <w:rStyle w:val="Hyperlink"/>
            <w:noProof/>
          </w:rPr>
          <w:t>2.1</w:t>
        </w:r>
        <w:r>
          <w:rPr>
            <w:rFonts w:asciiTheme="minorHAnsi" w:eastAsiaTheme="minorEastAsia" w:hAnsiTheme="minorHAnsi" w:cstheme="minorBidi"/>
            <w:noProof/>
            <w:sz w:val="22"/>
            <w:szCs w:val="22"/>
            <w:lang w:eastAsia="en-US"/>
          </w:rPr>
          <w:tab/>
        </w:r>
        <w:r w:rsidRPr="009D5A03">
          <w:rPr>
            <w:rStyle w:val="Hyperlink"/>
            <w:noProof/>
          </w:rPr>
          <w:t>Iterative and Incremental development</w:t>
        </w:r>
        <w:r>
          <w:rPr>
            <w:noProof/>
            <w:webHidden/>
          </w:rPr>
          <w:tab/>
        </w:r>
        <w:r>
          <w:rPr>
            <w:noProof/>
            <w:webHidden/>
          </w:rPr>
          <w:fldChar w:fldCharType="begin"/>
        </w:r>
        <w:r>
          <w:rPr>
            <w:noProof/>
            <w:webHidden/>
          </w:rPr>
          <w:instrText xml:space="preserve"> PAGEREF _Toc513984810 \h </w:instrText>
        </w:r>
      </w:ins>
      <w:r>
        <w:rPr>
          <w:noProof/>
          <w:webHidden/>
        </w:rPr>
      </w:r>
      <w:ins w:id="154" w:author="Kazy Nguyen" w:date="2018-05-13T15:34:00Z">
        <w:r>
          <w:rPr>
            <w:noProof/>
            <w:webHidden/>
          </w:rPr>
          <w:fldChar w:fldCharType="separate"/>
        </w:r>
        <w:r>
          <w:rPr>
            <w:noProof/>
            <w:webHidden/>
          </w:rPr>
          <w:t>2</w:t>
        </w:r>
        <w:r>
          <w:rPr>
            <w:noProof/>
            <w:webHidden/>
          </w:rPr>
          <w:fldChar w:fldCharType="end"/>
        </w:r>
        <w:r>
          <w:rPr>
            <w:noProof/>
          </w:rPr>
          <w:fldChar w:fldCharType="end"/>
        </w:r>
      </w:ins>
    </w:p>
    <w:p w:rsidR="00884637" w:rsidRDefault="00884637" w:rsidP="00884637">
      <w:pPr>
        <w:pStyle w:val="TOC3"/>
        <w:rPr>
          <w:ins w:id="155" w:author="Kazy Nguyen" w:date="2018-05-13T15:34:00Z"/>
          <w:rFonts w:asciiTheme="minorHAnsi" w:eastAsiaTheme="minorEastAsia" w:hAnsiTheme="minorHAnsi" w:cstheme="minorBidi"/>
          <w:noProof/>
          <w:sz w:val="22"/>
          <w:szCs w:val="22"/>
          <w:lang w:eastAsia="en-US"/>
        </w:rPr>
      </w:pPr>
      <w:ins w:id="156" w:author="Kazy Nguyen" w:date="2018-05-13T15:34:00Z">
        <w:r>
          <w:fldChar w:fldCharType="begin"/>
        </w:r>
        <w:r>
          <w:instrText xml:space="preserve"> HYPERLINK \l "_Toc513984811" </w:instrText>
        </w:r>
        <w:r>
          <w:fldChar w:fldCharType="separate"/>
        </w:r>
        <w:r w:rsidRPr="009D5A03">
          <w:rPr>
            <w:rStyle w:val="Hyperlink"/>
            <w:noProof/>
          </w:rPr>
          <w:t>2.1.1</w:t>
        </w:r>
        <w:r>
          <w:rPr>
            <w:rFonts w:asciiTheme="minorHAnsi" w:eastAsiaTheme="minorEastAsia" w:hAnsiTheme="minorHAnsi" w:cstheme="minorBidi"/>
            <w:noProof/>
            <w:sz w:val="22"/>
            <w:szCs w:val="22"/>
            <w:lang w:eastAsia="en-US"/>
          </w:rPr>
          <w:tab/>
        </w:r>
        <w:r w:rsidRPr="009D5A03">
          <w:rPr>
            <w:rStyle w:val="Hyperlink"/>
            <w:noProof/>
          </w:rPr>
          <w:t>Rational Unified Process</w:t>
        </w:r>
        <w:r>
          <w:rPr>
            <w:noProof/>
            <w:webHidden/>
          </w:rPr>
          <w:tab/>
        </w:r>
        <w:r>
          <w:rPr>
            <w:noProof/>
            <w:webHidden/>
          </w:rPr>
          <w:fldChar w:fldCharType="begin"/>
        </w:r>
        <w:r>
          <w:rPr>
            <w:noProof/>
            <w:webHidden/>
          </w:rPr>
          <w:instrText xml:space="preserve"> PAGEREF _Toc513984811 \h </w:instrText>
        </w:r>
      </w:ins>
      <w:r>
        <w:rPr>
          <w:noProof/>
          <w:webHidden/>
        </w:rPr>
      </w:r>
      <w:ins w:id="157" w:author="Kazy Nguyen" w:date="2018-05-13T15:34:00Z">
        <w:r>
          <w:rPr>
            <w:noProof/>
            <w:webHidden/>
          </w:rPr>
          <w:fldChar w:fldCharType="separate"/>
        </w:r>
        <w:r>
          <w:rPr>
            <w:noProof/>
            <w:webHidden/>
          </w:rPr>
          <w:t>3</w:t>
        </w:r>
        <w:r>
          <w:rPr>
            <w:noProof/>
            <w:webHidden/>
          </w:rPr>
          <w:fldChar w:fldCharType="end"/>
        </w:r>
        <w:r>
          <w:rPr>
            <w:noProof/>
          </w:rPr>
          <w:fldChar w:fldCharType="end"/>
        </w:r>
      </w:ins>
    </w:p>
    <w:p w:rsidR="00884637" w:rsidRDefault="00884637" w:rsidP="00884637">
      <w:pPr>
        <w:pStyle w:val="TOC3"/>
        <w:rPr>
          <w:ins w:id="158" w:author="Kazy Nguyen" w:date="2018-05-13T15:34:00Z"/>
          <w:rFonts w:asciiTheme="minorHAnsi" w:eastAsiaTheme="minorEastAsia" w:hAnsiTheme="minorHAnsi" w:cstheme="minorBidi"/>
          <w:noProof/>
          <w:sz w:val="22"/>
          <w:szCs w:val="22"/>
          <w:lang w:eastAsia="en-US"/>
        </w:rPr>
      </w:pPr>
      <w:ins w:id="159" w:author="Kazy Nguyen" w:date="2018-05-13T15:34:00Z">
        <w:r>
          <w:fldChar w:fldCharType="begin"/>
        </w:r>
        <w:r>
          <w:instrText xml:space="preserve"> HYPERLINK \l "_Toc513984812" </w:instrText>
        </w:r>
        <w:r>
          <w:fldChar w:fldCharType="separate"/>
        </w:r>
        <w:r w:rsidRPr="009D5A03">
          <w:rPr>
            <w:rStyle w:val="Hyperlink"/>
            <w:noProof/>
          </w:rPr>
          <w:t>2.1.2</w:t>
        </w:r>
        <w:r>
          <w:rPr>
            <w:rFonts w:asciiTheme="minorHAnsi" w:eastAsiaTheme="minorEastAsia" w:hAnsiTheme="minorHAnsi" w:cstheme="minorBidi"/>
            <w:noProof/>
            <w:sz w:val="22"/>
            <w:szCs w:val="22"/>
            <w:lang w:eastAsia="en-US"/>
          </w:rPr>
          <w:tab/>
        </w:r>
        <w:r w:rsidRPr="009D5A03">
          <w:rPr>
            <w:rStyle w:val="Hyperlink"/>
            <w:noProof/>
          </w:rPr>
          <w:t>Agile Development</w:t>
        </w:r>
        <w:r>
          <w:rPr>
            <w:noProof/>
            <w:webHidden/>
          </w:rPr>
          <w:tab/>
        </w:r>
        <w:r>
          <w:rPr>
            <w:noProof/>
            <w:webHidden/>
          </w:rPr>
          <w:fldChar w:fldCharType="begin"/>
        </w:r>
        <w:r>
          <w:rPr>
            <w:noProof/>
            <w:webHidden/>
          </w:rPr>
          <w:instrText xml:space="preserve"> PAGEREF _Toc513984812 \h </w:instrText>
        </w:r>
      </w:ins>
      <w:r>
        <w:rPr>
          <w:noProof/>
          <w:webHidden/>
        </w:rPr>
      </w:r>
      <w:ins w:id="160" w:author="Kazy Nguyen" w:date="2018-05-13T15:34:00Z">
        <w:r>
          <w:rPr>
            <w:noProof/>
            <w:webHidden/>
          </w:rPr>
          <w:fldChar w:fldCharType="separate"/>
        </w:r>
        <w:r>
          <w:rPr>
            <w:noProof/>
            <w:webHidden/>
          </w:rPr>
          <w:t>8</w:t>
        </w:r>
        <w:r>
          <w:rPr>
            <w:noProof/>
            <w:webHidden/>
          </w:rPr>
          <w:fldChar w:fldCharType="end"/>
        </w:r>
        <w:r>
          <w:rPr>
            <w:noProof/>
          </w:rPr>
          <w:fldChar w:fldCharType="end"/>
        </w:r>
      </w:ins>
    </w:p>
    <w:p w:rsidR="00884637" w:rsidRDefault="00884637" w:rsidP="00884637">
      <w:pPr>
        <w:pStyle w:val="TOC3"/>
        <w:rPr>
          <w:ins w:id="161" w:author="Kazy Nguyen" w:date="2018-05-13T15:34:00Z"/>
          <w:rFonts w:asciiTheme="minorHAnsi" w:eastAsiaTheme="minorEastAsia" w:hAnsiTheme="minorHAnsi" w:cstheme="minorBidi"/>
          <w:noProof/>
          <w:sz w:val="22"/>
          <w:szCs w:val="22"/>
          <w:lang w:eastAsia="en-US"/>
        </w:rPr>
      </w:pPr>
      <w:ins w:id="162" w:author="Kazy Nguyen" w:date="2018-05-13T15:34:00Z">
        <w:r>
          <w:fldChar w:fldCharType="begin"/>
        </w:r>
        <w:r>
          <w:instrText xml:space="preserve"> HYPERLINK \l "_Toc513984813" </w:instrText>
        </w:r>
        <w:r>
          <w:fldChar w:fldCharType="separate"/>
        </w:r>
        <w:r w:rsidRPr="009D5A03">
          <w:rPr>
            <w:rStyle w:val="Hyperlink"/>
            <w:noProof/>
          </w:rPr>
          <w:t>2.1.3</w:t>
        </w:r>
        <w:r>
          <w:rPr>
            <w:rFonts w:asciiTheme="minorHAnsi" w:eastAsiaTheme="minorEastAsia" w:hAnsiTheme="minorHAnsi" w:cstheme="minorBidi"/>
            <w:noProof/>
            <w:sz w:val="22"/>
            <w:szCs w:val="22"/>
            <w:lang w:eastAsia="en-US"/>
          </w:rPr>
          <w:tab/>
        </w:r>
        <w:r w:rsidRPr="009D5A03">
          <w:rPr>
            <w:rStyle w:val="Hyperlink"/>
            <w:noProof/>
          </w:rPr>
          <w:t>Comparison of Rational Unified Process and Agile</w:t>
        </w:r>
        <w:r>
          <w:rPr>
            <w:noProof/>
            <w:webHidden/>
          </w:rPr>
          <w:tab/>
        </w:r>
        <w:r>
          <w:rPr>
            <w:noProof/>
            <w:webHidden/>
          </w:rPr>
          <w:fldChar w:fldCharType="begin"/>
        </w:r>
        <w:r>
          <w:rPr>
            <w:noProof/>
            <w:webHidden/>
          </w:rPr>
          <w:instrText xml:space="preserve"> PAGEREF _Toc513984813 \h </w:instrText>
        </w:r>
      </w:ins>
      <w:r>
        <w:rPr>
          <w:noProof/>
          <w:webHidden/>
        </w:rPr>
      </w:r>
      <w:ins w:id="163" w:author="Kazy Nguyen" w:date="2018-05-13T15:34:00Z">
        <w:r>
          <w:rPr>
            <w:noProof/>
            <w:webHidden/>
          </w:rPr>
          <w:fldChar w:fldCharType="separate"/>
        </w:r>
        <w:r>
          <w:rPr>
            <w:noProof/>
            <w:webHidden/>
          </w:rPr>
          <w:t>13</w:t>
        </w:r>
        <w:r>
          <w:rPr>
            <w:noProof/>
            <w:webHidden/>
          </w:rPr>
          <w:fldChar w:fldCharType="end"/>
        </w:r>
        <w:r>
          <w:rPr>
            <w:noProof/>
          </w:rPr>
          <w:fldChar w:fldCharType="end"/>
        </w:r>
      </w:ins>
    </w:p>
    <w:p w:rsidR="00884637" w:rsidRDefault="00884637" w:rsidP="00884637">
      <w:pPr>
        <w:pStyle w:val="TOC2"/>
        <w:rPr>
          <w:ins w:id="164" w:author="Kazy Nguyen" w:date="2018-05-13T15:34:00Z"/>
          <w:rFonts w:asciiTheme="minorHAnsi" w:eastAsiaTheme="minorEastAsia" w:hAnsiTheme="minorHAnsi" w:cstheme="minorBidi"/>
          <w:noProof/>
          <w:sz w:val="22"/>
          <w:szCs w:val="22"/>
          <w:lang w:eastAsia="en-US"/>
        </w:rPr>
      </w:pPr>
      <w:ins w:id="165" w:author="Kazy Nguyen" w:date="2018-05-13T15:34:00Z">
        <w:r>
          <w:fldChar w:fldCharType="begin"/>
        </w:r>
        <w:r>
          <w:instrText xml:space="preserve"> HYPERLINK \l "_Toc513984814" </w:instrText>
        </w:r>
        <w:r>
          <w:fldChar w:fldCharType="separate"/>
        </w:r>
        <w:r w:rsidRPr="009D5A03">
          <w:rPr>
            <w:rStyle w:val="Hyperlink"/>
            <w:noProof/>
          </w:rPr>
          <w:t>2.2</w:t>
        </w:r>
        <w:r>
          <w:rPr>
            <w:rFonts w:asciiTheme="minorHAnsi" w:eastAsiaTheme="minorEastAsia" w:hAnsiTheme="minorHAnsi" w:cstheme="minorBidi"/>
            <w:noProof/>
            <w:sz w:val="22"/>
            <w:szCs w:val="22"/>
            <w:lang w:eastAsia="en-US"/>
          </w:rPr>
          <w:tab/>
        </w:r>
        <w:r w:rsidRPr="009D5A03">
          <w:rPr>
            <w:rStyle w:val="Hyperlink"/>
            <w:noProof/>
          </w:rPr>
          <w:t>Continuous Integration</w:t>
        </w:r>
        <w:r>
          <w:rPr>
            <w:noProof/>
            <w:webHidden/>
          </w:rPr>
          <w:tab/>
        </w:r>
        <w:r>
          <w:rPr>
            <w:noProof/>
            <w:webHidden/>
          </w:rPr>
          <w:fldChar w:fldCharType="begin"/>
        </w:r>
        <w:r>
          <w:rPr>
            <w:noProof/>
            <w:webHidden/>
          </w:rPr>
          <w:instrText xml:space="preserve"> PAGEREF _Toc513984814 \h </w:instrText>
        </w:r>
      </w:ins>
      <w:r>
        <w:rPr>
          <w:noProof/>
          <w:webHidden/>
        </w:rPr>
      </w:r>
      <w:ins w:id="166" w:author="Kazy Nguyen" w:date="2018-05-13T15:34:00Z">
        <w:r>
          <w:rPr>
            <w:noProof/>
            <w:webHidden/>
          </w:rPr>
          <w:fldChar w:fldCharType="separate"/>
        </w:r>
        <w:r>
          <w:rPr>
            <w:noProof/>
            <w:webHidden/>
          </w:rPr>
          <w:t>14</w:t>
        </w:r>
        <w:r>
          <w:rPr>
            <w:noProof/>
            <w:webHidden/>
          </w:rPr>
          <w:fldChar w:fldCharType="end"/>
        </w:r>
        <w:r>
          <w:rPr>
            <w:noProof/>
          </w:rPr>
          <w:fldChar w:fldCharType="end"/>
        </w:r>
      </w:ins>
    </w:p>
    <w:p w:rsidR="00884637" w:rsidRDefault="00884637" w:rsidP="00884637">
      <w:pPr>
        <w:pStyle w:val="TOC3"/>
        <w:rPr>
          <w:ins w:id="167" w:author="Kazy Nguyen" w:date="2018-05-13T15:34:00Z"/>
          <w:rFonts w:asciiTheme="minorHAnsi" w:eastAsiaTheme="minorEastAsia" w:hAnsiTheme="minorHAnsi" w:cstheme="minorBidi"/>
          <w:noProof/>
          <w:sz w:val="22"/>
          <w:szCs w:val="22"/>
          <w:lang w:eastAsia="en-US"/>
        </w:rPr>
      </w:pPr>
      <w:ins w:id="168" w:author="Kazy Nguyen" w:date="2018-05-13T15:34:00Z">
        <w:r>
          <w:fldChar w:fldCharType="begin"/>
        </w:r>
        <w:r>
          <w:instrText xml:space="preserve"> HYPERLINK \l "_Toc513984815" </w:instrText>
        </w:r>
        <w:r>
          <w:fldChar w:fldCharType="separate"/>
        </w:r>
        <w:r w:rsidRPr="009D5A03">
          <w:rPr>
            <w:rStyle w:val="Hyperlink"/>
            <w:noProof/>
          </w:rPr>
          <w:t>2.2.1</w:t>
        </w:r>
        <w:r>
          <w:rPr>
            <w:rFonts w:asciiTheme="minorHAnsi" w:eastAsiaTheme="minorEastAsia" w:hAnsiTheme="minorHAnsi" w:cstheme="minorBidi"/>
            <w:noProof/>
            <w:sz w:val="22"/>
            <w:szCs w:val="22"/>
            <w:lang w:eastAsia="en-US"/>
          </w:rPr>
          <w:tab/>
        </w:r>
        <w:r w:rsidRPr="009D5A03">
          <w:rPr>
            <w:rStyle w:val="Hyperlink"/>
            <w:noProof/>
          </w:rPr>
          <w:t>Overview</w:t>
        </w:r>
        <w:r>
          <w:rPr>
            <w:noProof/>
            <w:webHidden/>
          </w:rPr>
          <w:tab/>
        </w:r>
        <w:r>
          <w:rPr>
            <w:noProof/>
            <w:webHidden/>
          </w:rPr>
          <w:fldChar w:fldCharType="begin"/>
        </w:r>
        <w:r>
          <w:rPr>
            <w:noProof/>
            <w:webHidden/>
          </w:rPr>
          <w:instrText xml:space="preserve"> PAGEREF _Toc513984815 \h </w:instrText>
        </w:r>
      </w:ins>
      <w:r>
        <w:rPr>
          <w:noProof/>
          <w:webHidden/>
        </w:rPr>
      </w:r>
      <w:ins w:id="169" w:author="Kazy Nguyen" w:date="2018-05-13T15:34:00Z">
        <w:r>
          <w:rPr>
            <w:noProof/>
            <w:webHidden/>
          </w:rPr>
          <w:fldChar w:fldCharType="separate"/>
        </w:r>
        <w:r>
          <w:rPr>
            <w:noProof/>
            <w:webHidden/>
          </w:rPr>
          <w:t>14</w:t>
        </w:r>
        <w:r>
          <w:rPr>
            <w:noProof/>
            <w:webHidden/>
          </w:rPr>
          <w:fldChar w:fldCharType="end"/>
        </w:r>
        <w:r>
          <w:rPr>
            <w:noProof/>
          </w:rPr>
          <w:fldChar w:fldCharType="end"/>
        </w:r>
      </w:ins>
    </w:p>
    <w:p w:rsidR="00884637" w:rsidRDefault="00884637" w:rsidP="00884637">
      <w:pPr>
        <w:pStyle w:val="TOC3"/>
        <w:rPr>
          <w:ins w:id="170" w:author="Kazy Nguyen" w:date="2018-05-13T15:34:00Z"/>
          <w:rFonts w:asciiTheme="minorHAnsi" w:eastAsiaTheme="minorEastAsia" w:hAnsiTheme="minorHAnsi" w:cstheme="minorBidi"/>
          <w:noProof/>
          <w:sz w:val="22"/>
          <w:szCs w:val="22"/>
          <w:lang w:eastAsia="en-US"/>
        </w:rPr>
      </w:pPr>
      <w:ins w:id="171" w:author="Kazy Nguyen" w:date="2018-05-13T15:34:00Z">
        <w:r>
          <w:fldChar w:fldCharType="begin"/>
        </w:r>
        <w:r>
          <w:instrText xml:space="preserve"> HYPERLINK \l "_Toc513984816" </w:instrText>
        </w:r>
        <w:r>
          <w:fldChar w:fldCharType="separate"/>
        </w:r>
        <w:r w:rsidRPr="009D5A03">
          <w:rPr>
            <w:rStyle w:val="Hyperlink"/>
            <w:noProof/>
          </w:rPr>
          <w:t>2.2.2</w:t>
        </w:r>
        <w:r>
          <w:rPr>
            <w:rFonts w:asciiTheme="minorHAnsi" w:eastAsiaTheme="minorEastAsia" w:hAnsiTheme="minorHAnsi" w:cstheme="minorBidi"/>
            <w:noProof/>
            <w:sz w:val="22"/>
            <w:szCs w:val="22"/>
            <w:lang w:eastAsia="en-US"/>
          </w:rPr>
          <w:tab/>
        </w:r>
        <w:r w:rsidRPr="009D5A03">
          <w:rPr>
            <w:rStyle w:val="Hyperlink"/>
            <w:noProof/>
          </w:rPr>
          <w:t>Key practices</w:t>
        </w:r>
        <w:r>
          <w:rPr>
            <w:noProof/>
            <w:webHidden/>
          </w:rPr>
          <w:tab/>
        </w:r>
        <w:r>
          <w:rPr>
            <w:noProof/>
            <w:webHidden/>
          </w:rPr>
          <w:fldChar w:fldCharType="begin"/>
        </w:r>
        <w:r>
          <w:rPr>
            <w:noProof/>
            <w:webHidden/>
          </w:rPr>
          <w:instrText xml:space="preserve"> PAGEREF _Toc513984816 \h </w:instrText>
        </w:r>
      </w:ins>
      <w:r>
        <w:rPr>
          <w:noProof/>
          <w:webHidden/>
        </w:rPr>
      </w:r>
      <w:ins w:id="172" w:author="Kazy Nguyen" w:date="2018-05-13T15:34:00Z">
        <w:r>
          <w:rPr>
            <w:noProof/>
            <w:webHidden/>
          </w:rPr>
          <w:fldChar w:fldCharType="separate"/>
        </w:r>
        <w:r>
          <w:rPr>
            <w:noProof/>
            <w:webHidden/>
          </w:rPr>
          <w:t>14</w:t>
        </w:r>
        <w:r>
          <w:rPr>
            <w:noProof/>
            <w:webHidden/>
          </w:rPr>
          <w:fldChar w:fldCharType="end"/>
        </w:r>
        <w:r>
          <w:rPr>
            <w:noProof/>
          </w:rPr>
          <w:fldChar w:fldCharType="end"/>
        </w:r>
      </w:ins>
    </w:p>
    <w:p w:rsidR="00884637" w:rsidRDefault="00884637" w:rsidP="00884637">
      <w:pPr>
        <w:pStyle w:val="TOC3"/>
        <w:rPr>
          <w:ins w:id="173" w:author="Kazy Nguyen" w:date="2018-05-13T15:34:00Z"/>
          <w:rFonts w:asciiTheme="minorHAnsi" w:eastAsiaTheme="minorEastAsia" w:hAnsiTheme="minorHAnsi" w:cstheme="minorBidi"/>
          <w:noProof/>
          <w:sz w:val="22"/>
          <w:szCs w:val="22"/>
          <w:lang w:eastAsia="en-US"/>
        </w:rPr>
      </w:pPr>
      <w:ins w:id="174" w:author="Kazy Nguyen" w:date="2018-05-13T15:34:00Z">
        <w:r>
          <w:fldChar w:fldCharType="begin"/>
        </w:r>
        <w:r>
          <w:instrText xml:space="preserve"> HYPERLINK \l "_Toc513984817" </w:instrText>
        </w:r>
        <w:r>
          <w:fldChar w:fldCharType="separate"/>
        </w:r>
        <w:r w:rsidRPr="009D5A03">
          <w:rPr>
            <w:rStyle w:val="Hyperlink"/>
            <w:noProof/>
          </w:rPr>
          <w:t>2.2.3</w:t>
        </w:r>
        <w:r>
          <w:rPr>
            <w:rFonts w:asciiTheme="minorHAnsi" w:eastAsiaTheme="minorEastAsia" w:hAnsiTheme="minorHAnsi" w:cstheme="minorBidi"/>
            <w:noProof/>
            <w:sz w:val="22"/>
            <w:szCs w:val="22"/>
            <w:lang w:eastAsia="en-US"/>
          </w:rPr>
          <w:tab/>
        </w:r>
        <w:r w:rsidRPr="009D5A03">
          <w:rPr>
            <w:rStyle w:val="Hyperlink"/>
            <w:noProof/>
          </w:rPr>
          <w:t>The benefit of Continuous Integration</w:t>
        </w:r>
        <w:r>
          <w:rPr>
            <w:noProof/>
            <w:webHidden/>
          </w:rPr>
          <w:tab/>
        </w:r>
        <w:r>
          <w:rPr>
            <w:noProof/>
            <w:webHidden/>
          </w:rPr>
          <w:fldChar w:fldCharType="begin"/>
        </w:r>
        <w:r>
          <w:rPr>
            <w:noProof/>
            <w:webHidden/>
          </w:rPr>
          <w:instrText xml:space="preserve"> PAGEREF _Toc513984817 \h </w:instrText>
        </w:r>
      </w:ins>
      <w:r>
        <w:rPr>
          <w:noProof/>
          <w:webHidden/>
        </w:rPr>
      </w:r>
      <w:ins w:id="175" w:author="Kazy Nguyen" w:date="2018-05-13T15:34:00Z">
        <w:r>
          <w:rPr>
            <w:noProof/>
            <w:webHidden/>
          </w:rPr>
          <w:fldChar w:fldCharType="separate"/>
        </w:r>
        <w:r>
          <w:rPr>
            <w:noProof/>
            <w:webHidden/>
          </w:rPr>
          <w:t>16</w:t>
        </w:r>
        <w:r>
          <w:rPr>
            <w:noProof/>
            <w:webHidden/>
          </w:rPr>
          <w:fldChar w:fldCharType="end"/>
        </w:r>
        <w:r>
          <w:rPr>
            <w:noProof/>
          </w:rPr>
          <w:fldChar w:fldCharType="end"/>
        </w:r>
      </w:ins>
    </w:p>
    <w:p w:rsidR="00884637" w:rsidRDefault="00884637" w:rsidP="00884637">
      <w:pPr>
        <w:pStyle w:val="TOC2"/>
        <w:rPr>
          <w:ins w:id="176" w:author="Kazy Nguyen" w:date="2018-05-13T15:34:00Z"/>
          <w:rFonts w:asciiTheme="minorHAnsi" w:eastAsiaTheme="minorEastAsia" w:hAnsiTheme="minorHAnsi" w:cstheme="minorBidi"/>
          <w:noProof/>
          <w:sz w:val="22"/>
          <w:szCs w:val="22"/>
          <w:lang w:eastAsia="en-US"/>
        </w:rPr>
      </w:pPr>
      <w:ins w:id="177" w:author="Kazy Nguyen" w:date="2018-05-13T15:34:00Z">
        <w:r>
          <w:fldChar w:fldCharType="begin"/>
        </w:r>
        <w:r>
          <w:instrText xml:space="preserve"> HYPERLINK \l "_Toc513984818" </w:instrText>
        </w:r>
        <w:r>
          <w:fldChar w:fldCharType="separate"/>
        </w:r>
        <w:r w:rsidRPr="009D5A03">
          <w:rPr>
            <w:rStyle w:val="Hyperlink"/>
            <w:noProof/>
          </w:rPr>
          <w:t>2.3</w:t>
        </w:r>
        <w:r>
          <w:rPr>
            <w:rFonts w:asciiTheme="minorHAnsi" w:eastAsiaTheme="minorEastAsia" w:hAnsiTheme="minorHAnsi" w:cstheme="minorBidi"/>
            <w:noProof/>
            <w:sz w:val="22"/>
            <w:szCs w:val="22"/>
            <w:lang w:eastAsia="en-US"/>
          </w:rPr>
          <w:tab/>
        </w:r>
        <w:r w:rsidRPr="009D5A03">
          <w:rPr>
            <w:rStyle w:val="Hyperlink"/>
            <w:noProof/>
          </w:rPr>
          <w:t>Continuous Delivery</w:t>
        </w:r>
        <w:r>
          <w:rPr>
            <w:noProof/>
            <w:webHidden/>
          </w:rPr>
          <w:tab/>
        </w:r>
        <w:r>
          <w:rPr>
            <w:noProof/>
            <w:webHidden/>
          </w:rPr>
          <w:fldChar w:fldCharType="begin"/>
        </w:r>
        <w:r>
          <w:rPr>
            <w:noProof/>
            <w:webHidden/>
          </w:rPr>
          <w:instrText xml:space="preserve"> PAGEREF _Toc513984818 \h </w:instrText>
        </w:r>
      </w:ins>
      <w:r>
        <w:rPr>
          <w:noProof/>
          <w:webHidden/>
        </w:rPr>
      </w:r>
      <w:ins w:id="178" w:author="Kazy Nguyen" w:date="2018-05-13T15:34:00Z">
        <w:r>
          <w:rPr>
            <w:noProof/>
            <w:webHidden/>
          </w:rPr>
          <w:fldChar w:fldCharType="separate"/>
        </w:r>
        <w:r>
          <w:rPr>
            <w:noProof/>
            <w:webHidden/>
          </w:rPr>
          <w:t>17</w:t>
        </w:r>
        <w:r>
          <w:rPr>
            <w:noProof/>
            <w:webHidden/>
          </w:rPr>
          <w:fldChar w:fldCharType="end"/>
        </w:r>
        <w:r>
          <w:rPr>
            <w:noProof/>
          </w:rPr>
          <w:fldChar w:fldCharType="end"/>
        </w:r>
      </w:ins>
    </w:p>
    <w:p w:rsidR="00884637" w:rsidRDefault="00884637" w:rsidP="00884637">
      <w:pPr>
        <w:pStyle w:val="TOC2"/>
        <w:rPr>
          <w:ins w:id="179" w:author="Kazy Nguyen" w:date="2018-05-13T15:34:00Z"/>
          <w:rFonts w:asciiTheme="minorHAnsi" w:eastAsiaTheme="minorEastAsia" w:hAnsiTheme="minorHAnsi" w:cstheme="minorBidi"/>
          <w:noProof/>
          <w:sz w:val="22"/>
          <w:szCs w:val="22"/>
          <w:lang w:eastAsia="en-US"/>
        </w:rPr>
      </w:pPr>
      <w:ins w:id="180" w:author="Kazy Nguyen" w:date="2018-05-13T15:34:00Z">
        <w:r>
          <w:fldChar w:fldCharType="begin"/>
        </w:r>
        <w:r>
          <w:instrText xml:space="preserve"> HYPERLINK \l "_Toc513984819" </w:instrText>
        </w:r>
        <w:r>
          <w:fldChar w:fldCharType="separate"/>
        </w:r>
        <w:r w:rsidRPr="009D5A03">
          <w:rPr>
            <w:rStyle w:val="Hyperlink"/>
            <w:noProof/>
          </w:rPr>
          <w:t>2.4</w:t>
        </w:r>
        <w:r>
          <w:rPr>
            <w:rFonts w:asciiTheme="minorHAnsi" w:eastAsiaTheme="minorEastAsia" w:hAnsiTheme="minorHAnsi" w:cstheme="minorBidi"/>
            <w:noProof/>
            <w:sz w:val="22"/>
            <w:szCs w:val="22"/>
            <w:lang w:eastAsia="en-US"/>
          </w:rPr>
          <w:tab/>
        </w:r>
        <w:r w:rsidRPr="009D5A03">
          <w:rPr>
            <w:rStyle w:val="Hyperlink"/>
            <w:noProof/>
          </w:rPr>
          <w:t>Automation Testing</w:t>
        </w:r>
        <w:r>
          <w:rPr>
            <w:noProof/>
            <w:webHidden/>
          </w:rPr>
          <w:tab/>
        </w:r>
        <w:r>
          <w:rPr>
            <w:noProof/>
            <w:webHidden/>
          </w:rPr>
          <w:fldChar w:fldCharType="begin"/>
        </w:r>
        <w:r>
          <w:rPr>
            <w:noProof/>
            <w:webHidden/>
          </w:rPr>
          <w:instrText xml:space="preserve"> PAGEREF _Toc513984819 \h </w:instrText>
        </w:r>
      </w:ins>
      <w:r>
        <w:rPr>
          <w:noProof/>
          <w:webHidden/>
        </w:rPr>
      </w:r>
      <w:ins w:id="181" w:author="Kazy Nguyen" w:date="2018-05-13T15:34:00Z">
        <w:r>
          <w:rPr>
            <w:noProof/>
            <w:webHidden/>
          </w:rPr>
          <w:fldChar w:fldCharType="separate"/>
        </w:r>
        <w:r>
          <w:rPr>
            <w:noProof/>
            <w:webHidden/>
          </w:rPr>
          <w:t>17</w:t>
        </w:r>
        <w:r>
          <w:rPr>
            <w:noProof/>
            <w:webHidden/>
          </w:rPr>
          <w:fldChar w:fldCharType="end"/>
        </w:r>
        <w:r>
          <w:rPr>
            <w:noProof/>
          </w:rPr>
          <w:fldChar w:fldCharType="end"/>
        </w:r>
      </w:ins>
    </w:p>
    <w:p w:rsidR="00884637" w:rsidRDefault="00884637" w:rsidP="00884637">
      <w:pPr>
        <w:pStyle w:val="TOC2"/>
        <w:rPr>
          <w:ins w:id="182" w:author="Kazy Nguyen" w:date="2018-05-13T15:34:00Z"/>
          <w:rFonts w:asciiTheme="minorHAnsi" w:eastAsiaTheme="minorEastAsia" w:hAnsiTheme="minorHAnsi" w:cstheme="minorBidi"/>
          <w:noProof/>
          <w:sz w:val="22"/>
          <w:szCs w:val="22"/>
          <w:lang w:eastAsia="en-US"/>
        </w:rPr>
      </w:pPr>
      <w:ins w:id="183" w:author="Kazy Nguyen" w:date="2018-05-13T15:34:00Z">
        <w:r>
          <w:fldChar w:fldCharType="begin"/>
        </w:r>
        <w:r>
          <w:instrText xml:space="preserve"> HYPERLINK \l "_Toc513984820" </w:instrText>
        </w:r>
        <w:r>
          <w:fldChar w:fldCharType="separate"/>
        </w:r>
        <w:r w:rsidRPr="009D5A03">
          <w:rPr>
            <w:rStyle w:val="Hyperlink"/>
            <w:noProof/>
          </w:rPr>
          <w:t>2.5</w:t>
        </w:r>
        <w:r>
          <w:rPr>
            <w:rFonts w:asciiTheme="minorHAnsi" w:eastAsiaTheme="minorEastAsia" w:hAnsiTheme="minorHAnsi" w:cstheme="minorBidi"/>
            <w:noProof/>
            <w:sz w:val="22"/>
            <w:szCs w:val="22"/>
            <w:lang w:eastAsia="en-US"/>
          </w:rPr>
          <w:tab/>
        </w:r>
        <w:r w:rsidRPr="009D5A03">
          <w:rPr>
            <w:rStyle w:val="Hyperlink"/>
            <w:noProof/>
          </w:rPr>
          <w:t>Cloud Infrastructure</w:t>
        </w:r>
        <w:r>
          <w:rPr>
            <w:noProof/>
            <w:webHidden/>
          </w:rPr>
          <w:tab/>
        </w:r>
        <w:r>
          <w:rPr>
            <w:noProof/>
            <w:webHidden/>
          </w:rPr>
          <w:fldChar w:fldCharType="begin"/>
        </w:r>
        <w:r>
          <w:rPr>
            <w:noProof/>
            <w:webHidden/>
          </w:rPr>
          <w:instrText xml:space="preserve"> PAGEREF _Toc513984820 \h </w:instrText>
        </w:r>
      </w:ins>
      <w:r>
        <w:rPr>
          <w:noProof/>
          <w:webHidden/>
        </w:rPr>
      </w:r>
      <w:ins w:id="184" w:author="Kazy Nguyen" w:date="2018-05-13T15:34:00Z">
        <w:r>
          <w:rPr>
            <w:noProof/>
            <w:webHidden/>
          </w:rPr>
          <w:fldChar w:fldCharType="separate"/>
        </w:r>
        <w:r>
          <w:rPr>
            <w:noProof/>
            <w:webHidden/>
          </w:rPr>
          <w:t>18</w:t>
        </w:r>
        <w:r>
          <w:rPr>
            <w:noProof/>
            <w:webHidden/>
          </w:rPr>
          <w:fldChar w:fldCharType="end"/>
        </w:r>
        <w:r>
          <w:rPr>
            <w:noProof/>
          </w:rPr>
          <w:fldChar w:fldCharType="end"/>
        </w:r>
      </w:ins>
    </w:p>
    <w:p w:rsidR="00884637" w:rsidRDefault="00884637" w:rsidP="00884637">
      <w:pPr>
        <w:pStyle w:val="TOC2"/>
        <w:rPr>
          <w:ins w:id="185" w:author="Kazy Nguyen" w:date="2018-05-13T15:34:00Z"/>
          <w:rFonts w:asciiTheme="minorHAnsi" w:eastAsiaTheme="minorEastAsia" w:hAnsiTheme="minorHAnsi" w:cstheme="minorBidi"/>
          <w:noProof/>
          <w:sz w:val="22"/>
          <w:szCs w:val="22"/>
          <w:lang w:eastAsia="en-US"/>
        </w:rPr>
      </w:pPr>
      <w:ins w:id="186" w:author="Kazy Nguyen" w:date="2018-05-13T15:34:00Z">
        <w:r>
          <w:fldChar w:fldCharType="begin"/>
        </w:r>
        <w:r>
          <w:instrText xml:space="preserve"> HYPERLINK \l "_Toc513984821" </w:instrText>
        </w:r>
        <w:r>
          <w:fldChar w:fldCharType="separate"/>
        </w:r>
        <w:r w:rsidRPr="009D5A03">
          <w:rPr>
            <w:rStyle w:val="Hyperlink"/>
            <w:noProof/>
          </w:rPr>
          <w:t>2.6</w:t>
        </w:r>
        <w:r>
          <w:rPr>
            <w:rFonts w:asciiTheme="minorHAnsi" w:eastAsiaTheme="minorEastAsia" w:hAnsiTheme="minorHAnsi" w:cstheme="minorBidi"/>
            <w:noProof/>
            <w:sz w:val="22"/>
            <w:szCs w:val="22"/>
            <w:lang w:eastAsia="en-US"/>
          </w:rPr>
          <w:tab/>
        </w:r>
        <w:r w:rsidRPr="009D5A03">
          <w:rPr>
            <w:rStyle w:val="Hyperlink"/>
            <w:noProof/>
          </w:rPr>
          <w:t>Configuration Management</w:t>
        </w:r>
        <w:r>
          <w:rPr>
            <w:noProof/>
            <w:webHidden/>
          </w:rPr>
          <w:tab/>
        </w:r>
        <w:r>
          <w:rPr>
            <w:noProof/>
            <w:webHidden/>
          </w:rPr>
          <w:fldChar w:fldCharType="begin"/>
        </w:r>
        <w:r>
          <w:rPr>
            <w:noProof/>
            <w:webHidden/>
          </w:rPr>
          <w:instrText xml:space="preserve"> PAGEREF _Toc513984821 \h </w:instrText>
        </w:r>
      </w:ins>
      <w:r>
        <w:rPr>
          <w:noProof/>
          <w:webHidden/>
        </w:rPr>
      </w:r>
      <w:ins w:id="187" w:author="Kazy Nguyen" w:date="2018-05-13T15:34:00Z">
        <w:r>
          <w:rPr>
            <w:noProof/>
            <w:webHidden/>
          </w:rPr>
          <w:fldChar w:fldCharType="separate"/>
        </w:r>
        <w:r>
          <w:rPr>
            <w:noProof/>
            <w:webHidden/>
          </w:rPr>
          <w:t>18</w:t>
        </w:r>
        <w:r>
          <w:rPr>
            <w:noProof/>
            <w:webHidden/>
          </w:rPr>
          <w:fldChar w:fldCharType="end"/>
        </w:r>
        <w:r>
          <w:rPr>
            <w:noProof/>
          </w:rPr>
          <w:fldChar w:fldCharType="end"/>
        </w:r>
      </w:ins>
    </w:p>
    <w:p w:rsidR="00884637" w:rsidRDefault="00884637" w:rsidP="00884637">
      <w:pPr>
        <w:pStyle w:val="TOC2"/>
        <w:rPr>
          <w:ins w:id="188" w:author="Kazy Nguyen" w:date="2018-05-13T15:34:00Z"/>
          <w:rFonts w:asciiTheme="minorHAnsi" w:eastAsiaTheme="minorEastAsia" w:hAnsiTheme="minorHAnsi" w:cstheme="minorBidi"/>
          <w:noProof/>
          <w:sz w:val="22"/>
          <w:szCs w:val="22"/>
          <w:lang w:eastAsia="en-US"/>
        </w:rPr>
      </w:pPr>
      <w:ins w:id="189" w:author="Kazy Nguyen" w:date="2018-05-13T15:34:00Z">
        <w:r>
          <w:lastRenderedPageBreak/>
          <w:fldChar w:fldCharType="begin"/>
        </w:r>
        <w:r>
          <w:instrText xml:space="preserve"> HYPERLINK \l "_Toc513984822" </w:instrText>
        </w:r>
        <w:r>
          <w:fldChar w:fldCharType="separate"/>
        </w:r>
        <w:r w:rsidRPr="009D5A03">
          <w:rPr>
            <w:rStyle w:val="Hyperlink"/>
            <w:noProof/>
          </w:rPr>
          <w:t>2.7</w:t>
        </w:r>
        <w:r>
          <w:rPr>
            <w:rFonts w:asciiTheme="minorHAnsi" w:eastAsiaTheme="minorEastAsia" w:hAnsiTheme="minorHAnsi" w:cstheme="minorBidi"/>
            <w:noProof/>
            <w:sz w:val="22"/>
            <w:szCs w:val="22"/>
            <w:lang w:eastAsia="en-US"/>
          </w:rPr>
          <w:tab/>
        </w:r>
        <w:r w:rsidRPr="009D5A03">
          <w:rPr>
            <w:rStyle w:val="Hyperlink"/>
            <w:noProof/>
          </w:rPr>
          <w:t>Common pitfall of CICD</w:t>
        </w:r>
        <w:r>
          <w:rPr>
            <w:noProof/>
            <w:webHidden/>
          </w:rPr>
          <w:tab/>
        </w:r>
        <w:r>
          <w:rPr>
            <w:noProof/>
            <w:webHidden/>
          </w:rPr>
          <w:fldChar w:fldCharType="begin"/>
        </w:r>
        <w:r>
          <w:rPr>
            <w:noProof/>
            <w:webHidden/>
          </w:rPr>
          <w:instrText xml:space="preserve"> PAGEREF _Toc513984822 \h </w:instrText>
        </w:r>
      </w:ins>
      <w:r>
        <w:rPr>
          <w:noProof/>
          <w:webHidden/>
        </w:rPr>
      </w:r>
      <w:ins w:id="190" w:author="Kazy Nguyen" w:date="2018-05-13T15:34:00Z">
        <w:r>
          <w:rPr>
            <w:noProof/>
            <w:webHidden/>
          </w:rPr>
          <w:fldChar w:fldCharType="separate"/>
        </w:r>
        <w:r>
          <w:rPr>
            <w:noProof/>
            <w:webHidden/>
          </w:rPr>
          <w:t>18</w:t>
        </w:r>
        <w:r>
          <w:rPr>
            <w:noProof/>
            <w:webHidden/>
          </w:rPr>
          <w:fldChar w:fldCharType="end"/>
        </w:r>
        <w:r>
          <w:rPr>
            <w:noProof/>
          </w:rPr>
          <w:fldChar w:fldCharType="end"/>
        </w:r>
      </w:ins>
    </w:p>
    <w:p w:rsidR="00884637" w:rsidRDefault="00884637" w:rsidP="00884637">
      <w:pPr>
        <w:pStyle w:val="TOC1"/>
        <w:rPr>
          <w:ins w:id="191" w:author="Kazy Nguyen" w:date="2018-05-13T15:34:00Z"/>
          <w:rFonts w:asciiTheme="minorHAnsi" w:eastAsiaTheme="minorEastAsia" w:hAnsiTheme="minorHAnsi" w:cstheme="minorBidi"/>
          <w:noProof/>
          <w:sz w:val="22"/>
          <w:szCs w:val="22"/>
          <w:lang w:eastAsia="en-US"/>
        </w:rPr>
      </w:pPr>
      <w:ins w:id="192" w:author="Kazy Nguyen" w:date="2018-05-13T15:34:00Z">
        <w:r>
          <w:fldChar w:fldCharType="begin"/>
        </w:r>
        <w:r>
          <w:instrText xml:space="preserve"> HYPERLINK \l "_Toc513984823" </w:instrText>
        </w:r>
        <w:r>
          <w:fldChar w:fldCharType="separate"/>
        </w:r>
        <w:r w:rsidRPr="009D5A03">
          <w:rPr>
            <w:rStyle w:val="Hyperlink"/>
            <w:noProof/>
          </w:rPr>
          <w:t>Chapter 3 Integration Process</w:t>
        </w:r>
        <w:r>
          <w:rPr>
            <w:noProof/>
            <w:webHidden/>
          </w:rPr>
          <w:tab/>
        </w:r>
        <w:r>
          <w:rPr>
            <w:noProof/>
            <w:webHidden/>
          </w:rPr>
          <w:fldChar w:fldCharType="begin"/>
        </w:r>
        <w:r>
          <w:rPr>
            <w:noProof/>
            <w:webHidden/>
          </w:rPr>
          <w:instrText xml:space="preserve"> PAGEREF _Toc513984823 \h </w:instrText>
        </w:r>
      </w:ins>
      <w:r>
        <w:rPr>
          <w:noProof/>
          <w:webHidden/>
        </w:rPr>
      </w:r>
      <w:ins w:id="193" w:author="Kazy Nguyen" w:date="2018-05-13T15:34:00Z">
        <w:r>
          <w:rPr>
            <w:noProof/>
            <w:webHidden/>
          </w:rPr>
          <w:fldChar w:fldCharType="separate"/>
        </w:r>
        <w:r>
          <w:rPr>
            <w:noProof/>
            <w:webHidden/>
          </w:rPr>
          <w:t>20</w:t>
        </w:r>
        <w:r>
          <w:rPr>
            <w:noProof/>
            <w:webHidden/>
          </w:rPr>
          <w:fldChar w:fldCharType="end"/>
        </w:r>
        <w:r>
          <w:rPr>
            <w:noProof/>
          </w:rPr>
          <w:fldChar w:fldCharType="end"/>
        </w:r>
      </w:ins>
    </w:p>
    <w:p w:rsidR="00884637" w:rsidRDefault="00884637" w:rsidP="00884637">
      <w:pPr>
        <w:pStyle w:val="TOC1"/>
        <w:rPr>
          <w:ins w:id="194" w:author="Kazy Nguyen" w:date="2018-05-13T15:34:00Z"/>
          <w:rFonts w:asciiTheme="minorHAnsi" w:eastAsiaTheme="minorEastAsia" w:hAnsiTheme="minorHAnsi" w:cstheme="minorBidi"/>
          <w:noProof/>
          <w:sz w:val="22"/>
          <w:szCs w:val="22"/>
          <w:lang w:eastAsia="en-US"/>
        </w:rPr>
      </w:pPr>
      <w:ins w:id="195" w:author="Kazy Nguyen" w:date="2018-05-13T15:34:00Z">
        <w:r>
          <w:fldChar w:fldCharType="begin"/>
        </w:r>
        <w:r>
          <w:instrText xml:space="preserve"> HYPERLINK \l "_Toc513984824"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w:t>
        </w:r>
        <w:r>
          <w:rPr>
            <w:rFonts w:asciiTheme="minorHAnsi" w:eastAsiaTheme="minorEastAsia" w:hAnsiTheme="minorHAnsi" w:cstheme="minorBidi"/>
            <w:noProof/>
            <w:sz w:val="22"/>
            <w:szCs w:val="22"/>
            <w:lang w:eastAsia="en-US"/>
          </w:rPr>
          <w:tab/>
        </w:r>
        <w:r w:rsidRPr="009D5A03">
          <w:rPr>
            <w:rStyle w:val="Hyperlink"/>
            <w:noProof/>
          </w:rPr>
          <w:t>Integration Process</w:t>
        </w:r>
        <w:r>
          <w:rPr>
            <w:noProof/>
            <w:webHidden/>
          </w:rPr>
          <w:tab/>
        </w:r>
        <w:r>
          <w:rPr>
            <w:noProof/>
            <w:webHidden/>
          </w:rPr>
          <w:fldChar w:fldCharType="begin"/>
        </w:r>
        <w:r>
          <w:rPr>
            <w:noProof/>
            <w:webHidden/>
          </w:rPr>
          <w:instrText xml:space="preserve"> PAGEREF _Toc513984824 \h </w:instrText>
        </w:r>
      </w:ins>
      <w:r>
        <w:rPr>
          <w:noProof/>
          <w:webHidden/>
        </w:rPr>
      </w:r>
      <w:ins w:id="196" w:author="Kazy Nguyen" w:date="2018-05-13T15:34:00Z">
        <w:r>
          <w:rPr>
            <w:noProof/>
            <w:webHidden/>
          </w:rPr>
          <w:fldChar w:fldCharType="separate"/>
        </w:r>
        <w:r>
          <w:rPr>
            <w:noProof/>
            <w:webHidden/>
          </w:rPr>
          <w:t>20</w:t>
        </w:r>
        <w:r>
          <w:rPr>
            <w:noProof/>
            <w:webHidden/>
          </w:rPr>
          <w:fldChar w:fldCharType="end"/>
        </w:r>
        <w:r>
          <w:rPr>
            <w:noProof/>
          </w:rPr>
          <w:fldChar w:fldCharType="end"/>
        </w:r>
      </w:ins>
    </w:p>
    <w:p w:rsidR="00884637" w:rsidRDefault="00884637" w:rsidP="00884637">
      <w:pPr>
        <w:pStyle w:val="TOC2"/>
        <w:rPr>
          <w:ins w:id="197" w:author="Kazy Nguyen" w:date="2018-05-13T15:34:00Z"/>
          <w:rFonts w:asciiTheme="minorHAnsi" w:eastAsiaTheme="minorEastAsia" w:hAnsiTheme="minorHAnsi" w:cstheme="minorBidi"/>
          <w:noProof/>
          <w:sz w:val="22"/>
          <w:szCs w:val="22"/>
          <w:lang w:eastAsia="en-US"/>
        </w:rPr>
      </w:pPr>
      <w:ins w:id="198" w:author="Kazy Nguyen" w:date="2018-05-13T15:34:00Z">
        <w:r>
          <w:fldChar w:fldCharType="begin"/>
        </w:r>
        <w:r>
          <w:instrText xml:space="preserve"> HYPERLINK \l "_Toc513984825" </w:instrText>
        </w:r>
        <w:r>
          <w:fldChar w:fldCharType="separate"/>
        </w:r>
        <w:r w:rsidRPr="009D5A03">
          <w:rPr>
            <w:rStyle w:val="Hyperlink"/>
            <w:noProof/>
          </w:rPr>
          <w:t>3.1</w:t>
        </w:r>
        <w:r>
          <w:rPr>
            <w:rFonts w:asciiTheme="minorHAnsi" w:eastAsiaTheme="minorEastAsia" w:hAnsiTheme="minorHAnsi" w:cstheme="minorBidi"/>
            <w:noProof/>
            <w:sz w:val="22"/>
            <w:szCs w:val="22"/>
            <w:lang w:eastAsia="en-US"/>
          </w:rPr>
          <w:tab/>
        </w:r>
        <w:r w:rsidRPr="009D5A03">
          <w:rPr>
            <w:rStyle w:val="Hyperlink"/>
            <w:noProof/>
          </w:rPr>
          <w:t>Source code compilation</w:t>
        </w:r>
        <w:r>
          <w:rPr>
            <w:noProof/>
            <w:webHidden/>
          </w:rPr>
          <w:tab/>
        </w:r>
        <w:r>
          <w:rPr>
            <w:noProof/>
            <w:webHidden/>
          </w:rPr>
          <w:fldChar w:fldCharType="begin"/>
        </w:r>
        <w:r>
          <w:rPr>
            <w:noProof/>
            <w:webHidden/>
          </w:rPr>
          <w:instrText xml:space="preserve"> PAGEREF _Toc513984825 \h </w:instrText>
        </w:r>
      </w:ins>
      <w:r>
        <w:rPr>
          <w:noProof/>
          <w:webHidden/>
        </w:rPr>
      </w:r>
      <w:ins w:id="199" w:author="Kazy Nguyen" w:date="2018-05-13T15:34:00Z">
        <w:r>
          <w:rPr>
            <w:noProof/>
            <w:webHidden/>
          </w:rPr>
          <w:fldChar w:fldCharType="separate"/>
        </w:r>
        <w:r>
          <w:rPr>
            <w:noProof/>
            <w:webHidden/>
          </w:rPr>
          <w:t>20</w:t>
        </w:r>
        <w:r>
          <w:rPr>
            <w:noProof/>
            <w:webHidden/>
          </w:rPr>
          <w:fldChar w:fldCharType="end"/>
        </w:r>
        <w:r>
          <w:rPr>
            <w:noProof/>
          </w:rPr>
          <w:fldChar w:fldCharType="end"/>
        </w:r>
      </w:ins>
    </w:p>
    <w:p w:rsidR="00884637" w:rsidRDefault="00884637" w:rsidP="00884637">
      <w:pPr>
        <w:pStyle w:val="TOC2"/>
        <w:rPr>
          <w:ins w:id="200" w:author="Kazy Nguyen" w:date="2018-05-13T15:34:00Z"/>
          <w:rFonts w:asciiTheme="minorHAnsi" w:eastAsiaTheme="minorEastAsia" w:hAnsiTheme="minorHAnsi" w:cstheme="minorBidi"/>
          <w:noProof/>
          <w:sz w:val="22"/>
          <w:szCs w:val="22"/>
          <w:lang w:eastAsia="en-US"/>
        </w:rPr>
      </w:pPr>
      <w:ins w:id="201" w:author="Kazy Nguyen" w:date="2018-05-13T15:34:00Z">
        <w:r>
          <w:fldChar w:fldCharType="begin"/>
        </w:r>
        <w:r>
          <w:instrText xml:space="preserve"> HYPERLINK \l "_Toc513984826" </w:instrText>
        </w:r>
        <w:r>
          <w:fldChar w:fldCharType="separate"/>
        </w:r>
        <w:r w:rsidRPr="009D5A03">
          <w:rPr>
            <w:rStyle w:val="Hyperlink"/>
            <w:noProof/>
          </w:rPr>
          <w:t>3.2</w:t>
        </w:r>
        <w:r>
          <w:rPr>
            <w:rFonts w:asciiTheme="minorHAnsi" w:eastAsiaTheme="minorEastAsia" w:hAnsiTheme="minorHAnsi" w:cstheme="minorBidi"/>
            <w:noProof/>
            <w:sz w:val="22"/>
            <w:szCs w:val="22"/>
            <w:lang w:eastAsia="en-US"/>
          </w:rPr>
          <w:tab/>
        </w:r>
        <w:r w:rsidRPr="009D5A03">
          <w:rPr>
            <w:rStyle w:val="Hyperlink"/>
            <w:noProof/>
          </w:rPr>
          <w:t>Code inspections</w:t>
        </w:r>
        <w:r>
          <w:rPr>
            <w:noProof/>
            <w:webHidden/>
          </w:rPr>
          <w:tab/>
        </w:r>
        <w:r>
          <w:rPr>
            <w:noProof/>
            <w:webHidden/>
          </w:rPr>
          <w:fldChar w:fldCharType="begin"/>
        </w:r>
        <w:r>
          <w:rPr>
            <w:noProof/>
            <w:webHidden/>
          </w:rPr>
          <w:instrText xml:space="preserve"> PAGEREF _Toc513984826 \h </w:instrText>
        </w:r>
      </w:ins>
      <w:r>
        <w:rPr>
          <w:noProof/>
          <w:webHidden/>
        </w:rPr>
      </w:r>
      <w:ins w:id="202" w:author="Kazy Nguyen" w:date="2018-05-13T15:34:00Z">
        <w:r>
          <w:rPr>
            <w:noProof/>
            <w:webHidden/>
          </w:rPr>
          <w:fldChar w:fldCharType="separate"/>
        </w:r>
        <w:r>
          <w:rPr>
            <w:noProof/>
            <w:webHidden/>
          </w:rPr>
          <w:t>21</w:t>
        </w:r>
        <w:r>
          <w:rPr>
            <w:noProof/>
            <w:webHidden/>
          </w:rPr>
          <w:fldChar w:fldCharType="end"/>
        </w:r>
        <w:r>
          <w:rPr>
            <w:noProof/>
          </w:rPr>
          <w:fldChar w:fldCharType="end"/>
        </w:r>
      </w:ins>
    </w:p>
    <w:p w:rsidR="00884637" w:rsidRDefault="00884637" w:rsidP="00884637">
      <w:pPr>
        <w:pStyle w:val="TOC2"/>
        <w:rPr>
          <w:ins w:id="203" w:author="Kazy Nguyen" w:date="2018-05-13T15:34:00Z"/>
          <w:rFonts w:asciiTheme="minorHAnsi" w:eastAsiaTheme="minorEastAsia" w:hAnsiTheme="minorHAnsi" w:cstheme="minorBidi"/>
          <w:noProof/>
          <w:sz w:val="22"/>
          <w:szCs w:val="22"/>
          <w:lang w:eastAsia="en-US"/>
        </w:rPr>
      </w:pPr>
      <w:ins w:id="204" w:author="Kazy Nguyen" w:date="2018-05-13T15:34:00Z">
        <w:r>
          <w:fldChar w:fldCharType="begin"/>
        </w:r>
        <w:r>
          <w:instrText xml:space="preserve"> HYPERLINK \l "_Toc513984827" </w:instrText>
        </w:r>
        <w:r>
          <w:fldChar w:fldCharType="separate"/>
        </w:r>
        <w:r w:rsidRPr="009D5A03">
          <w:rPr>
            <w:rStyle w:val="Hyperlink"/>
            <w:noProof/>
          </w:rPr>
          <w:t>3.3</w:t>
        </w:r>
        <w:r>
          <w:rPr>
            <w:rFonts w:asciiTheme="minorHAnsi" w:eastAsiaTheme="minorEastAsia" w:hAnsiTheme="minorHAnsi" w:cstheme="minorBidi"/>
            <w:noProof/>
            <w:sz w:val="22"/>
            <w:szCs w:val="22"/>
            <w:lang w:eastAsia="en-US"/>
          </w:rPr>
          <w:tab/>
        </w:r>
        <w:r w:rsidRPr="009D5A03">
          <w:rPr>
            <w:rStyle w:val="Hyperlink"/>
            <w:noProof/>
          </w:rPr>
          <w:t>Deployment</w:t>
        </w:r>
        <w:r>
          <w:rPr>
            <w:noProof/>
            <w:webHidden/>
          </w:rPr>
          <w:tab/>
        </w:r>
        <w:r>
          <w:rPr>
            <w:noProof/>
            <w:webHidden/>
          </w:rPr>
          <w:fldChar w:fldCharType="begin"/>
        </w:r>
        <w:r>
          <w:rPr>
            <w:noProof/>
            <w:webHidden/>
          </w:rPr>
          <w:instrText xml:space="preserve"> PAGEREF _Toc513984827 \h </w:instrText>
        </w:r>
      </w:ins>
      <w:r>
        <w:rPr>
          <w:noProof/>
          <w:webHidden/>
        </w:rPr>
      </w:r>
      <w:ins w:id="205" w:author="Kazy Nguyen" w:date="2018-05-13T15:34:00Z">
        <w:r>
          <w:rPr>
            <w:noProof/>
            <w:webHidden/>
          </w:rPr>
          <w:fldChar w:fldCharType="separate"/>
        </w:r>
        <w:r>
          <w:rPr>
            <w:noProof/>
            <w:webHidden/>
          </w:rPr>
          <w:t>21</w:t>
        </w:r>
        <w:r>
          <w:rPr>
            <w:noProof/>
            <w:webHidden/>
          </w:rPr>
          <w:fldChar w:fldCharType="end"/>
        </w:r>
        <w:r>
          <w:rPr>
            <w:noProof/>
          </w:rPr>
          <w:fldChar w:fldCharType="end"/>
        </w:r>
      </w:ins>
    </w:p>
    <w:p w:rsidR="00884637" w:rsidRDefault="00884637" w:rsidP="00884637">
      <w:pPr>
        <w:pStyle w:val="TOC1"/>
        <w:rPr>
          <w:ins w:id="206" w:author="Kazy Nguyen" w:date="2018-05-13T15:34:00Z"/>
          <w:rFonts w:asciiTheme="minorHAnsi" w:eastAsiaTheme="minorEastAsia" w:hAnsiTheme="minorHAnsi" w:cstheme="minorBidi"/>
          <w:noProof/>
          <w:sz w:val="22"/>
          <w:szCs w:val="22"/>
          <w:lang w:eastAsia="en-US"/>
        </w:rPr>
      </w:pPr>
      <w:ins w:id="207" w:author="Kazy Nguyen" w:date="2018-05-13T15:34:00Z">
        <w:r>
          <w:fldChar w:fldCharType="begin"/>
        </w:r>
        <w:r>
          <w:instrText xml:space="preserve"> HYPERLINK \l "_Toc513984828" </w:instrText>
        </w:r>
        <w:r>
          <w:fldChar w:fldCharType="separate"/>
        </w:r>
        <w:r w:rsidRPr="009D5A03">
          <w:rPr>
            <w:rStyle w:val="Hyperlink"/>
            <w:noProof/>
          </w:rPr>
          <w:t>Chapter 4 Implementation</w:t>
        </w:r>
        <w:r>
          <w:rPr>
            <w:noProof/>
            <w:webHidden/>
          </w:rPr>
          <w:tab/>
        </w:r>
        <w:r>
          <w:rPr>
            <w:noProof/>
            <w:webHidden/>
          </w:rPr>
          <w:fldChar w:fldCharType="begin"/>
        </w:r>
        <w:r>
          <w:rPr>
            <w:noProof/>
            <w:webHidden/>
          </w:rPr>
          <w:instrText xml:space="preserve"> PAGEREF _Toc513984828 \h </w:instrText>
        </w:r>
      </w:ins>
      <w:r>
        <w:rPr>
          <w:noProof/>
          <w:webHidden/>
        </w:rPr>
      </w:r>
      <w:ins w:id="208" w:author="Kazy Nguyen" w:date="2018-05-13T15:34:00Z">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1"/>
        <w:rPr>
          <w:ins w:id="209" w:author="Kazy Nguyen" w:date="2018-05-13T15:34:00Z"/>
          <w:rFonts w:asciiTheme="minorHAnsi" w:eastAsiaTheme="minorEastAsia" w:hAnsiTheme="minorHAnsi" w:cstheme="minorBidi"/>
          <w:noProof/>
          <w:sz w:val="22"/>
          <w:szCs w:val="22"/>
          <w:lang w:eastAsia="en-US"/>
        </w:rPr>
      </w:pPr>
      <w:ins w:id="210" w:author="Kazy Nguyen" w:date="2018-05-13T15:34:00Z">
        <w:r>
          <w:fldChar w:fldCharType="begin"/>
        </w:r>
        <w:r>
          <w:instrText xml:space="preserve"> HYPERLINK \l "_Toc513984829"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w:t>
        </w:r>
        <w:r>
          <w:rPr>
            <w:rFonts w:asciiTheme="minorHAnsi" w:eastAsiaTheme="minorEastAsia" w:hAnsiTheme="minorHAnsi" w:cstheme="minorBidi"/>
            <w:noProof/>
            <w:sz w:val="22"/>
            <w:szCs w:val="22"/>
            <w:lang w:eastAsia="en-US"/>
          </w:rPr>
          <w:tab/>
        </w:r>
        <w:r w:rsidRPr="009D5A03">
          <w:rPr>
            <w:rStyle w:val="Hyperlink"/>
            <w:noProof/>
          </w:rPr>
          <w:t>Implementation</w:t>
        </w:r>
        <w:r>
          <w:rPr>
            <w:noProof/>
            <w:webHidden/>
          </w:rPr>
          <w:tab/>
        </w:r>
        <w:r>
          <w:rPr>
            <w:noProof/>
            <w:webHidden/>
          </w:rPr>
          <w:fldChar w:fldCharType="begin"/>
        </w:r>
        <w:r>
          <w:rPr>
            <w:noProof/>
            <w:webHidden/>
          </w:rPr>
          <w:instrText xml:space="preserve"> PAGEREF _Toc513984829 \h </w:instrText>
        </w:r>
      </w:ins>
      <w:r>
        <w:rPr>
          <w:noProof/>
          <w:webHidden/>
        </w:rPr>
      </w:r>
      <w:ins w:id="211" w:author="Kazy Nguyen" w:date="2018-05-13T15:34:00Z">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2"/>
        <w:rPr>
          <w:ins w:id="212" w:author="Kazy Nguyen" w:date="2018-05-13T15:34:00Z"/>
          <w:rFonts w:asciiTheme="minorHAnsi" w:eastAsiaTheme="minorEastAsia" w:hAnsiTheme="minorHAnsi" w:cstheme="minorBidi"/>
          <w:noProof/>
          <w:sz w:val="22"/>
          <w:szCs w:val="22"/>
          <w:lang w:eastAsia="en-US"/>
        </w:rPr>
      </w:pPr>
      <w:ins w:id="213" w:author="Kazy Nguyen" w:date="2018-05-13T15:34:00Z">
        <w:r>
          <w:fldChar w:fldCharType="begin"/>
        </w:r>
        <w:r>
          <w:instrText xml:space="preserve"> HYPERLINK \l "_Toc513984830" </w:instrText>
        </w:r>
        <w:r>
          <w:fldChar w:fldCharType="separate"/>
        </w:r>
        <w:r w:rsidRPr="009D5A03">
          <w:rPr>
            <w:rStyle w:val="Hyperlink"/>
            <w:noProof/>
          </w:rPr>
          <w:t>4.1</w:t>
        </w:r>
        <w:r>
          <w:rPr>
            <w:rFonts w:asciiTheme="minorHAnsi" w:eastAsiaTheme="minorEastAsia" w:hAnsiTheme="minorHAnsi" w:cstheme="minorBidi"/>
            <w:noProof/>
            <w:sz w:val="22"/>
            <w:szCs w:val="22"/>
            <w:lang w:eastAsia="en-US"/>
          </w:rPr>
          <w:tab/>
        </w:r>
        <w:r w:rsidRPr="009D5A03">
          <w:rPr>
            <w:rStyle w:val="Hyperlink"/>
            <w:noProof/>
          </w:rPr>
          <w:t>Criteria for tool selection</w:t>
        </w:r>
        <w:r>
          <w:rPr>
            <w:noProof/>
            <w:webHidden/>
          </w:rPr>
          <w:tab/>
        </w:r>
        <w:r>
          <w:rPr>
            <w:noProof/>
            <w:webHidden/>
          </w:rPr>
          <w:fldChar w:fldCharType="begin"/>
        </w:r>
        <w:r>
          <w:rPr>
            <w:noProof/>
            <w:webHidden/>
          </w:rPr>
          <w:instrText xml:space="preserve"> PAGEREF _Toc513984830 \h </w:instrText>
        </w:r>
      </w:ins>
      <w:r>
        <w:rPr>
          <w:noProof/>
          <w:webHidden/>
        </w:rPr>
      </w:r>
      <w:ins w:id="214" w:author="Kazy Nguyen" w:date="2018-05-13T15:34:00Z">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2"/>
        <w:rPr>
          <w:ins w:id="215" w:author="Kazy Nguyen" w:date="2018-05-13T15:34:00Z"/>
          <w:rFonts w:asciiTheme="minorHAnsi" w:eastAsiaTheme="minorEastAsia" w:hAnsiTheme="minorHAnsi" w:cstheme="minorBidi"/>
          <w:noProof/>
          <w:sz w:val="22"/>
          <w:szCs w:val="22"/>
          <w:lang w:eastAsia="en-US"/>
        </w:rPr>
      </w:pPr>
      <w:ins w:id="216" w:author="Kazy Nguyen" w:date="2018-05-13T15:34:00Z">
        <w:r>
          <w:fldChar w:fldCharType="begin"/>
        </w:r>
        <w:r>
          <w:instrText xml:space="preserve"> HYPERLINK \l "_Toc513984831" </w:instrText>
        </w:r>
        <w:r>
          <w:fldChar w:fldCharType="separate"/>
        </w:r>
        <w:r w:rsidRPr="009D5A03">
          <w:rPr>
            <w:rStyle w:val="Hyperlink"/>
            <w:noProof/>
          </w:rPr>
          <w:t>4.2</w:t>
        </w:r>
        <w:r>
          <w:rPr>
            <w:rFonts w:asciiTheme="minorHAnsi" w:eastAsiaTheme="minorEastAsia" w:hAnsiTheme="minorHAnsi" w:cstheme="minorBidi"/>
            <w:noProof/>
            <w:sz w:val="22"/>
            <w:szCs w:val="22"/>
            <w:lang w:eastAsia="en-US"/>
          </w:rPr>
          <w:tab/>
        </w:r>
        <w:r w:rsidRPr="009D5A03">
          <w:rPr>
            <w:rStyle w:val="Hyperlink"/>
            <w:noProof/>
          </w:rPr>
          <w:t>Final selection</w:t>
        </w:r>
        <w:r>
          <w:rPr>
            <w:noProof/>
            <w:webHidden/>
          </w:rPr>
          <w:tab/>
        </w:r>
        <w:r>
          <w:rPr>
            <w:noProof/>
            <w:webHidden/>
          </w:rPr>
          <w:fldChar w:fldCharType="begin"/>
        </w:r>
        <w:r>
          <w:rPr>
            <w:noProof/>
            <w:webHidden/>
          </w:rPr>
          <w:instrText xml:space="preserve"> PAGEREF _Toc513984831 \h </w:instrText>
        </w:r>
      </w:ins>
      <w:r>
        <w:rPr>
          <w:noProof/>
          <w:webHidden/>
        </w:rPr>
      </w:r>
      <w:ins w:id="217" w:author="Kazy Nguyen" w:date="2018-05-13T15:34:00Z">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2"/>
        <w:rPr>
          <w:ins w:id="218" w:author="Kazy Nguyen" w:date="2018-05-13T15:34:00Z"/>
          <w:rFonts w:asciiTheme="minorHAnsi" w:eastAsiaTheme="minorEastAsia" w:hAnsiTheme="minorHAnsi" w:cstheme="minorBidi"/>
          <w:noProof/>
          <w:sz w:val="22"/>
          <w:szCs w:val="22"/>
          <w:lang w:eastAsia="en-US"/>
        </w:rPr>
      </w:pPr>
      <w:ins w:id="219" w:author="Kazy Nguyen" w:date="2018-05-13T15:34:00Z">
        <w:r>
          <w:fldChar w:fldCharType="begin"/>
        </w:r>
        <w:r>
          <w:instrText xml:space="preserve"> HYPERLINK \l "_Toc513984832" </w:instrText>
        </w:r>
        <w:r>
          <w:fldChar w:fldCharType="separate"/>
        </w:r>
        <w:r w:rsidRPr="009D5A03">
          <w:rPr>
            <w:rStyle w:val="Hyperlink"/>
            <w:noProof/>
          </w:rPr>
          <w:t>4.3</w:t>
        </w:r>
        <w:r>
          <w:rPr>
            <w:rFonts w:asciiTheme="minorHAnsi" w:eastAsiaTheme="minorEastAsia" w:hAnsiTheme="minorHAnsi" w:cstheme="minorBidi"/>
            <w:noProof/>
            <w:sz w:val="22"/>
            <w:szCs w:val="22"/>
            <w:lang w:eastAsia="en-US"/>
          </w:rPr>
          <w:tab/>
        </w:r>
        <w:r w:rsidRPr="009D5A03">
          <w:rPr>
            <w:rStyle w:val="Hyperlink"/>
            <w:noProof/>
          </w:rPr>
          <w:t>Supportive software</w:t>
        </w:r>
        <w:r>
          <w:rPr>
            <w:noProof/>
            <w:webHidden/>
          </w:rPr>
          <w:tab/>
        </w:r>
        <w:r>
          <w:rPr>
            <w:noProof/>
            <w:webHidden/>
          </w:rPr>
          <w:fldChar w:fldCharType="begin"/>
        </w:r>
        <w:r>
          <w:rPr>
            <w:noProof/>
            <w:webHidden/>
          </w:rPr>
          <w:instrText xml:space="preserve"> PAGEREF _Toc513984832 \h </w:instrText>
        </w:r>
      </w:ins>
      <w:r>
        <w:rPr>
          <w:noProof/>
          <w:webHidden/>
        </w:rPr>
      </w:r>
      <w:ins w:id="220" w:author="Kazy Nguyen" w:date="2018-05-13T15:34:00Z">
        <w:r>
          <w:rPr>
            <w:noProof/>
            <w:webHidden/>
          </w:rPr>
          <w:fldChar w:fldCharType="separate"/>
        </w:r>
        <w:r>
          <w:rPr>
            <w:noProof/>
            <w:webHidden/>
          </w:rPr>
          <w:t>22</w:t>
        </w:r>
        <w:r>
          <w:rPr>
            <w:noProof/>
            <w:webHidden/>
          </w:rPr>
          <w:fldChar w:fldCharType="end"/>
        </w:r>
        <w:r>
          <w:rPr>
            <w:noProof/>
          </w:rPr>
          <w:fldChar w:fldCharType="end"/>
        </w:r>
      </w:ins>
    </w:p>
    <w:p w:rsidR="00884637" w:rsidRDefault="00884637" w:rsidP="00884637">
      <w:pPr>
        <w:pStyle w:val="TOC1"/>
        <w:rPr>
          <w:ins w:id="221" w:author="Kazy Nguyen" w:date="2018-05-13T15:34:00Z"/>
          <w:rFonts w:asciiTheme="minorHAnsi" w:eastAsiaTheme="minorEastAsia" w:hAnsiTheme="minorHAnsi" w:cstheme="minorBidi"/>
          <w:noProof/>
          <w:sz w:val="22"/>
          <w:szCs w:val="22"/>
          <w:lang w:eastAsia="en-US"/>
        </w:rPr>
      </w:pPr>
      <w:ins w:id="222" w:author="Kazy Nguyen" w:date="2018-05-13T15:34:00Z">
        <w:r>
          <w:fldChar w:fldCharType="begin"/>
        </w:r>
        <w:r>
          <w:instrText xml:space="preserve"> HYPERLINK \l "_Toc513984833" </w:instrText>
        </w:r>
        <w:r>
          <w:fldChar w:fldCharType="separate"/>
        </w:r>
        <w:r w:rsidRPr="009D5A03">
          <w:rPr>
            <w:rStyle w:val="Hyperlink"/>
            <w:noProof/>
          </w:rPr>
          <w:t>Chapter 5 Case Study</w:t>
        </w:r>
        <w:r>
          <w:rPr>
            <w:noProof/>
            <w:webHidden/>
          </w:rPr>
          <w:tab/>
        </w:r>
        <w:r>
          <w:rPr>
            <w:noProof/>
            <w:webHidden/>
          </w:rPr>
          <w:fldChar w:fldCharType="begin"/>
        </w:r>
        <w:r>
          <w:rPr>
            <w:noProof/>
            <w:webHidden/>
          </w:rPr>
          <w:instrText xml:space="preserve"> PAGEREF _Toc513984833 \h </w:instrText>
        </w:r>
      </w:ins>
      <w:r>
        <w:rPr>
          <w:noProof/>
          <w:webHidden/>
        </w:rPr>
      </w:r>
      <w:ins w:id="223" w:author="Kazy Nguyen" w:date="2018-05-13T15:34:00Z">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1"/>
        <w:rPr>
          <w:ins w:id="224" w:author="Kazy Nguyen" w:date="2018-05-13T15:34:00Z"/>
          <w:rFonts w:asciiTheme="minorHAnsi" w:eastAsiaTheme="minorEastAsia" w:hAnsiTheme="minorHAnsi" w:cstheme="minorBidi"/>
          <w:noProof/>
          <w:sz w:val="22"/>
          <w:szCs w:val="22"/>
          <w:lang w:eastAsia="en-US"/>
        </w:rPr>
      </w:pPr>
      <w:ins w:id="225" w:author="Kazy Nguyen" w:date="2018-05-13T15:34:00Z">
        <w:r>
          <w:fldChar w:fldCharType="begin"/>
        </w:r>
        <w:r>
          <w:instrText xml:space="preserve"> HYPERLINK \l "_Toc513984835"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5</w:t>
        </w:r>
        <w:r>
          <w:rPr>
            <w:rFonts w:asciiTheme="minorHAnsi" w:eastAsiaTheme="minorEastAsia" w:hAnsiTheme="minorHAnsi" w:cstheme="minorBidi"/>
            <w:noProof/>
            <w:sz w:val="22"/>
            <w:szCs w:val="22"/>
            <w:lang w:eastAsia="en-US"/>
          </w:rPr>
          <w:tab/>
        </w:r>
        <w:r w:rsidRPr="009D5A03">
          <w:rPr>
            <w:rStyle w:val="Hyperlink"/>
            <w:noProof/>
          </w:rPr>
          <w:t>Case Study</w:t>
        </w:r>
        <w:r>
          <w:rPr>
            <w:noProof/>
            <w:webHidden/>
          </w:rPr>
          <w:tab/>
        </w:r>
        <w:r>
          <w:rPr>
            <w:noProof/>
            <w:webHidden/>
          </w:rPr>
          <w:fldChar w:fldCharType="begin"/>
        </w:r>
        <w:r>
          <w:rPr>
            <w:noProof/>
            <w:webHidden/>
          </w:rPr>
          <w:instrText xml:space="preserve"> PAGEREF _Toc513984835 \h </w:instrText>
        </w:r>
      </w:ins>
      <w:r>
        <w:rPr>
          <w:noProof/>
          <w:webHidden/>
        </w:rPr>
      </w:r>
      <w:ins w:id="226" w:author="Kazy Nguyen" w:date="2018-05-13T15:34:00Z">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2"/>
        <w:rPr>
          <w:ins w:id="227" w:author="Kazy Nguyen" w:date="2018-05-13T15:34:00Z"/>
          <w:rFonts w:asciiTheme="minorHAnsi" w:eastAsiaTheme="minorEastAsia" w:hAnsiTheme="minorHAnsi" w:cstheme="minorBidi"/>
          <w:noProof/>
          <w:sz w:val="22"/>
          <w:szCs w:val="22"/>
          <w:lang w:eastAsia="en-US"/>
        </w:rPr>
      </w:pPr>
      <w:ins w:id="228" w:author="Kazy Nguyen" w:date="2018-05-13T15:34:00Z">
        <w:r>
          <w:fldChar w:fldCharType="begin"/>
        </w:r>
        <w:r>
          <w:instrText xml:space="preserve"> HYPERLINK \l "_Toc513984836" </w:instrText>
        </w:r>
        <w:r>
          <w:fldChar w:fldCharType="separate"/>
        </w:r>
        <w:r w:rsidRPr="009D5A03">
          <w:rPr>
            <w:rStyle w:val="Hyperlink"/>
            <w:noProof/>
          </w:rPr>
          <w:t>5.1</w:t>
        </w:r>
        <w:r>
          <w:rPr>
            <w:rFonts w:asciiTheme="minorHAnsi" w:eastAsiaTheme="minorEastAsia" w:hAnsiTheme="minorHAnsi" w:cstheme="minorBidi"/>
            <w:noProof/>
            <w:sz w:val="22"/>
            <w:szCs w:val="22"/>
            <w:lang w:eastAsia="en-US"/>
          </w:rPr>
          <w:tab/>
        </w:r>
        <w:r w:rsidRPr="009D5A03">
          <w:rPr>
            <w:rStyle w:val="Hyperlink"/>
            <w:noProof/>
          </w:rPr>
          <w:t>Brief Introduction</w:t>
        </w:r>
        <w:r>
          <w:rPr>
            <w:noProof/>
            <w:webHidden/>
          </w:rPr>
          <w:tab/>
        </w:r>
        <w:r>
          <w:rPr>
            <w:noProof/>
            <w:webHidden/>
          </w:rPr>
          <w:fldChar w:fldCharType="begin"/>
        </w:r>
        <w:r>
          <w:rPr>
            <w:noProof/>
            <w:webHidden/>
          </w:rPr>
          <w:instrText xml:space="preserve"> PAGEREF _Toc513984836 \h </w:instrText>
        </w:r>
      </w:ins>
      <w:r>
        <w:rPr>
          <w:noProof/>
          <w:webHidden/>
        </w:rPr>
      </w:r>
      <w:ins w:id="229" w:author="Kazy Nguyen" w:date="2018-05-13T15:34:00Z">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3"/>
        <w:rPr>
          <w:ins w:id="230" w:author="Kazy Nguyen" w:date="2018-05-13T15:34:00Z"/>
          <w:rFonts w:asciiTheme="minorHAnsi" w:eastAsiaTheme="minorEastAsia" w:hAnsiTheme="minorHAnsi" w:cstheme="minorBidi"/>
          <w:noProof/>
          <w:sz w:val="22"/>
          <w:szCs w:val="22"/>
          <w:lang w:eastAsia="en-US"/>
        </w:rPr>
      </w:pPr>
      <w:ins w:id="231" w:author="Kazy Nguyen" w:date="2018-05-13T15:34:00Z">
        <w:r>
          <w:fldChar w:fldCharType="begin"/>
        </w:r>
        <w:r>
          <w:instrText xml:space="preserve"> HYPERLINK \l "_Toc513984837" </w:instrText>
        </w:r>
        <w:r>
          <w:fldChar w:fldCharType="separate"/>
        </w:r>
        <w:r w:rsidRPr="009D5A03">
          <w:rPr>
            <w:rStyle w:val="Hyperlink"/>
            <w:noProof/>
          </w:rPr>
          <w:t>5.1.1</w:t>
        </w:r>
        <w:r>
          <w:rPr>
            <w:rFonts w:asciiTheme="minorHAnsi" w:eastAsiaTheme="minorEastAsia" w:hAnsiTheme="minorHAnsi" w:cstheme="minorBidi"/>
            <w:noProof/>
            <w:sz w:val="22"/>
            <w:szCs w:val="22"/>
            <w:lang w:eastAsia="en-US"/>
          </w:rPr>
          <w:tab/>
        </w:r>
        <w:r w:rsidRPr="009D5A03">
          <w:rPr>
            <w:rStyle w:val="Hyperlink"/>
            <w:noProof/>
          </w:rPr>
          <w:t>Problem</w:t>
        </w:r>
        <w:r>
          <w:rPr>
            <w:noProof/>
            <w:webHidden/>
          </w:rPr>
          <w:tab/>
        </w:r>
        <w:r>
          <w:rPr>
            <w:noProof/>
            <w:webHidden/>
          </w:rPr>
          <w:fldChar w:fldCharType="begin"/>
        </w:r>
        <w:r>
          <w:rPr>
            <w:noProof/>
            <w:webHidden/>
          </w:rPr>
          <w:instrText xml:space="preserve"> PAGEREF _Toc513984837 \h </w:instrText>
        </w:r>
      </w:ins>
      <w:r>
        <w:rPr>
          <w:noProof/>
          <w:webHidden/>
        </w:rPr>
      </w:r>
      <w:ins w:id="232" w:author="Kazy Nguyen" w:date="2018-05-13T15:34:00Z">
        <w:r>
          <w:rPr>
            <w:noProof/>
            <w:webHidden/>
          </w:rPr>
          <w:fldChar w:fldCharType="separate"/>
        </w:r>
        <w:r>
          <w:rPr>
            <w:noProof/>
            <w:webHidden/>
          </w:rPr>
          <w:t>23</w:t>
        </w:r>
        <w:r>
          <w:rPr>
            <w:noProof/>
            <w:webHidden/>
          </w:rPr>
          <w:fldChar w:fldCharType="end"/>
        </w:r>
        <w:r>
          <w:rPr>
            <w:noProof/>
          </w:rPr>
          <w:fldChar w:fldCharType="end"/>
        </w:r>
      </w:ins>
    </w:p>
    <w:p w:rsidR="00884637" w:rsidRDefault="00884637" w:rsidP="00884637">
      <w:pPr>
        <w:pStyle w:val="TOC3"/>
        <w:rPr>
          <w:ins w:id="233" w:author="Kazy Nguyen" w:date="2018-05-13T15:34:00Z"/>
          <w:rFonts w:asciiTheme="minorHAnsi" w:eastAsiaTheme="minorEastAsia" w:hAnsiTheme="minorHAnsi" w:cstheme="minorBidi"/>
          <w:noProof/>
          <w:sz w:val="22"/>
          <w:szCs w:val="22"/>
          <w:lang w:eastAsia="en-US"/>
        </w:rPr>
      </w:pPr>
      <w:ins w:id="234" w:author="Kazy Nguyen" w:date="2018-05-13T15:34:00Z">
        <w:r>
          <w:fldChar w:fldCharType="begin"/>
        </w:r>
        <w:r>
          <w:instrText xml:space="preserve"> HYPERLINK \l "_Toc513984838" </w:instrText>
        </w:r>
        <w:r>
          <w:fldChar w:fldCharType="separate"/>
        </w:r>
        <w:r w:rsidRPr="009D5A03">
          <w:rPr>
            <w:rStyle w:val="Hyperlink"/>
            <w:noProof/>
          </w:rPr>
          <w:t>5.1.2</w:t>
        </w:r>
        <w:r>
          <w:rPr>
            <w:rFonts w:asciiTheme="minorHAnsi" w:eastAsiaTheme="minorEastAsia" w:hAnsiTheme="minorHAnsi" w:cstheme="minorBidi"/>
            <w:noProof/>
            <w:sz w:val="22"/>
            <w:szCs w:val="22"/>
            <w:lang w:eastAsia="en-US"/>
          </w:rPr>
          <w:tab/>
        </w:r>
        <w:r w:rsidRPr="009D5A03">
          <w:rPr>
            <w:rStyle w:val="Hyperlink"/>
            <w:noProof/>
          </w:rPr>
          <w:t>Project approach</w:t>
        </w:r>
        <w:r>
          <w:rPr>
            <w:noProof/>
            <w:webHidden/>
          </w:rPr>
          <w:tab/>
        </w:r>
        <w:r>
          <w:rPr>
            <w:noProof/>
            <w:webHidden/>
          </w:rPr>
          <w:fldChar w:fldCharType="begin"/>
        </w:r>
        <w:r>
          <w:rPr>
            <w:noProof/>
            <w:webHidden/>
          </w:rPr>
          <w:instrText xml:space="preserve"> PAGEREF _Toc513984838 \h </w:instrText>
        </w:r>
      </w:ins>
      <w:r>
        <w:rPr>
          <w:noProof/>
          <w:webHidden/>
        </w:rPr>
      </w:r>
      <w:ins w:id="235" w:author="Kazy Nguyen" w:date="2018-05-13T15:34:00Z">
        <w:r>
          <w:rPr>
            <w:noProof/>
            <w:webHidden/>
          </w:rPr>
          <w:fldChar w:fldCharType="separate"/>
        </w:r>
        <w:r>
          <w:rPr>
            <w:noProof/>
            <w:webHidden/>
          </w:rPr>
          <w:t>24</w:t>
        </w:r>
        <w:r>
          <w:rPr>
            <w:noProof/>
            <w:webHidden/>
          </w:rPr>
          <w:fldChar w:fldCharType="end"/>
        </w:r>
        <w:r>
          <w:rPr>
            <w:noProof/>
          </w:rPr>
          <w:fldChar w:fldCharType="end"/>
        </w:r>
      </w:ins>
    </w:p>
    <w:p w:rsidR="00884637" w:rsidRDefault="00884637" w:rsidP="00884637">
      <w:pPr>
        <w:pStyle w:val="TOC2"/>
        <w:rPr>
          <w:ins w:id="236" w:author="Kazy Nguyen" w:date="2018-05-13T15:34:00Z"/>
          <w:rFonts w:asciiTheme="minorHAnsi" w:eastAsiaTheme="minorEastAsia" w:hAnsiTheme="minorHAnsi" w:cstheme="minorBidi"/>
          <w:noProof/>
          <w:sz w:val="22"/>
          <w:szCs w:val="22"/>
          <w:lang w:eastAsia="en-US"/>
        </w:rPr>
      </w:pPr>
      <w:ins w:id="237" w:author="Kazy Nguyen" w:date="2018-05-13T15:34:00Z">
        <w:r>
          <w:fldChar w:fldCharType="begin"/>
        </w:r>
        <w:r>
          <w:instrText xml:space="preserve"> HYPERLINK \l "_Toc513984842" </w:instrText>
        </w:r>
        <w:r>
          <w:fldChar w:fldCharType="separate"/>
        </w:r>
        <w:r w:rsidRPr="009D5A03">
          <w:rPr>
            <w:rStyle w:val="Hyperlink"/>
            <w:noProof/>
          </w:rPr>
          <w:t>5.2</w:t>
        </w:r>
        <w:r>
          <w:rPr>
            <w:rFonts w:asciiTheme="minorHAnsi" w:eastAsiaTheme="minorEastAsia" w:hAnsiTheme="minorHAnsi" w:cstheme="minorBidi"/>
            <w:noProof/>
            <w:sz w:val="22"/>
            <w:szCs w:val="22"/>
            <w:lang w:eastAsia="en-US"/>
          </w:rPr>
          <w:tab/>
        </w:r>
        <w:r w:rsidRPr="009D5A03">
          <w:rPr>
            <w:rStyle w:val="Hyperlink"/>
            <w:noProof/>
          </w:rPr>
          <w:t>CICD tools selection</w:t>
        </w:r>
        <w:r>
          <w:rPr>
            <w:noProof/>
            <w:webHidden/>
          </w:rPr>
          <w:tab/>
        </w:r>
        <w:r>
          <w:rPr>
            <w:noProof/>
            <w:webHidden/>
          </w:rPr>
          <w:fldChar w:fldCharType="begin"/>
        </w:r>
        <w:r>
          <w:rPr>
            <w:noProof/>
            <w:webHidden/>
          </w:rPr>
          <w:instrText xml:space="preserve"> PAGEREF _Toc513984842 \h </w:instrText>
        </w:r>
      </w:ins>
      <w:r>
        <w:rPr>
          <w:noProof/>
          <w:webHidden/>
        </w:rPr>
      </w:r>
      <w:ins w:id="238" w:author="Kazy Nguyen" w:date="2018-05-13T15:34:00Z">
        <w:r>
          <w:rPr>
            <w:noProof/>
            <w:webHidden/>
          </w:rPr>
          <w:fldChar w:fldCharType="separate"/>
        </w:r>
        <w:r>
          <w:rPr>
            <w:noProof/>
            <w:webHidden/>
          </w:rPr>
          <w:t>25</w:t>
        </w:r>
        <w:r>
          <w:rPr>
            <w:noProof/>
            <w:webHidden/>
          </w:rPr>
          <w:fldChar w:fldCharType="end"/>
        </w:r>
        <w:r>
          <w:rPr>
            <w:noProof/>
          </w:rPr>
          <w:fldChar w:fldCharType="end"/>
        </w:r>
      </w:ins>
    </w:p>
    <w:p w:rsidR="00884637" w:rsidRDefault="00884637" w:rsidP="00884637">
      <w:pPr>
        <w:pStyle w:val="TOC3"/>
        <w:rPr>
          <w:ins w:id="239" w:author="Kazy Nguyen" w:date="2018-05-13T15:34:00Z"/>
          <w:rFonts w:asciiTheme="minorHAnsi" w:eastAsiaTheme="minorEastAsia" w:hAnsiTheme="minorHAnsi" w:cstheme="minorBidi"/>
          <w:noProof/>
          <w:sz w:val="22"/>
          <w:szCs w:val="22"/>
          <w:lang w:eastAsia="en-US"/>
        </w:rPr>
      </w:pPr>
      <w:ins w:id="240" w:author="Kazy Nguyen" w:date="2018-05-13T15:34:00Z">
        <w:r>
          <w:fldChar w:fldCharType="begin"/>
        </w:r>
        <w:r>
          <w:instrText xml:space="preserve"> HYPERLINK \l "_Toc513984843" </w:instrText>
        </w:r>
        <w:r>
          <w:fldChar w:fldCharType="separate"/>
        </w:r>
        <w:r w:rsidRPr="009D5A03">
          <w:rPr>
            <w:rStyle w:val="Hyperlink"/>
            <w:noProof/>
          </w:rPr>
          <w:t>5.2.1</w:t>
        </w:r>
        <w:r>
          <w:rPr>
            <w:rFonts w:asciiTheme="minorHAnsi" w:eastAsiaTheme="minorEastAsia" w:hAnsiTheme="minorHAnsi" w:cstheme="minorBidi"/>
            <w:noProof/>
            <w:sz w:val="22"/>
            <w:szCs w:val="22"/>
            <w:lang w:eastAsia="en-US"/>
          </w:rPr>
          <w:tab/>
        </w:r>
        <w:r w:rsidRPr="009D5A03">
          <w:rPr>
            <w:rStyle w:val="Hyperlink"/>
            <w:noProof/>
          </w:rPr>
          <w:t>Version control system</w:t>
        </w:r>
        <w:r>
          <w:rPr>
            <w:noProof/>
            <w:webHidden/>
          </w:rPr>
          <w:tab/>
        </w:r>
        <w:r>
          <w:rPr>
            <w:noProof/>
            <w:webHidden/>
          </w:rPr>
          <w:fldChar w:fldCharType="begin"/>
        </w:r>
        <w:r>
          <w:rPr>
            <w:noProof/>
            <w:webHidden/>
          </w:rPr>
          <w:instrText xml:space="preserve"> PAGEREF _Toc513984843 \h </w:instrText>
        </w:r>
      </w:ins>
      <w:r>
        <w:rPr>
          <w:noProof/>
          <w:webHidden/>
        </w:rPr>
      </w:r>
      <w:ins w:id="241" w:author="Kazy Nguyen" w:date="2018-05-13T15:34:00Z">
        <w:r>
          <w:rPr>
            <w:noProof/>
            <w:webHidden/>
          </w:rPr>
          <w:fldChar w:fldCharType="separate"/>
        </w:r>
        <w:r>
          <w:rPr>
            <w:noProof/>
            <w:webHidden/>
          </w:rPr>
          <w:t>25</w:t>
        </w:r>
        <w:r>
          <w:rPr>
            <w:noProof/>
            <w:webHidden/>
          </w:rPr>
          <w:fldChar w:fldCharType="end"/>
        </w:r>
        <w:r>
          <w:rPr>
            <w:noProof/>
          </w:rPr>
          <w:fldChar w:fldCharType="end"/>
        </w:r>
      </w:ins>
    </w:p>
    <w:p w:rsidR="00884637" w:rsidRDefault="00884637" w:rsidP="00884637">
      <w:pPr>
        <w:pStyle w:val="TOC3"/>
        <w:rPr>
          <w:ins w:id="242" w:author="Kazy Nguyen" w:date="2018-05-13T15:34:00Z"/>
          <w:rFonts w:asciiTheme="minorHAnsi" w:eastAsiaTheme="minorEastAsia" w:hAnsiTheme="minorHAnsi" w:cstheme="minorBidi"/>
          <w:noProof/>
          <w:sz w:val="22"/>
          <w:szCs w:val="22"/>
          <w:lang w:eastAsia="en-US"/>
        </w:rPr>
      </w:pPr>
      <w:ins w:id="243" w:author="Kazy Nguyen" w:date="2018-05-13T15:34:00Z">
        <w:r>
          <w:fldChar w:fldCharType="begin"/>
        </w:r>
        <w:r>
          <w:instrText xml:space="preserve"> HYPERLINK \l "_Toc513984844" </w:instrText>
        </w:r>
        <w:r>
          <w:fldChar w:fldCharType="separate"/>
        </w:r>
        <w:r w:rsidRPr="009D5A03">
          <w:rPr>
            <w:rStyle w:val="Hyperlink"/>
            <w:noProof/>
          </w:rPr>
          <w:t>5.2.2</w:t>
        </w:r>
        <w:r>
          <w:rPr>
            <w:rFonts w:asciiTheme="minorHAnsi" w:eastAsiaTheme="minorEastAsia" w:hAnsiTheme="minorHAnsi" w:cstheme="minorBidi"/>
            <w:noProof/>
            <w:sz w:val="22"/>
            <w:szCs w:val="22"/>
            <w:lang w:eastAsia="en-US"/>
          </w:rPr>
          <w:tab/>
        </w:r>
        <w:r w:rsidRPr="009D5A03">
          <w:rPr>
            <w:rStyle w:val="Hyperlink"/>
            <w:noProof/>
          </w:rPr>
          <w:t>Continuous Integration and Continuous Deployment server</w:t>
        </w:r>
        <w:r>
          <w:rPr>
            <w:noProof/>
            <w:webHidden/>
          </w:rPr>
          <w:tab/>
        </w:r>
        <w:r>
          <w:rPr>
            <w:noProof/>
            <w:webHidden/>
          </w:rPr>
          <w:fldChar w:fldCharType="begin"/>
        </w:r>
        <w:r>
          <w:rPr>
            <w:noProof/>
            <w:webHidden/>
          </w:rPr>
          <w:instrText xml:space="preserve"> PAGEREF _Toc513984844 \h </w:instrText>
        </w:r>
      </w:ins>
      <w:r>
        <w:rPr>
          <w:noProof/>
          <w:webHidden/>
        </w:rPr>
      </w:r>
      <w:ins w:id="244" w:author="Kazy Nguyen" w:date="2018-05-13T15:34:00Z">
        <w:r>
          <w:rPr>
            <w:noProof/>
            <w:webHidden/>
          </w:rPr>
          <w:fldChar w:fldCharType="separate"/>
        </w:r>
        <w:r>
          <w:rPr>
            <w:noProof/>
            <w:webHidden/>
          </w:rPr>
          <w:t>26</w:t>
        </w:r>
        <w:r>
          <w:rPr>
            <w:noProof/>
            <w:webHidden/>
          </w:rPr>
          <w:fldChar w:fldCharType="end"/>
        </w:r>
        <w:r>
          <w:rPr>
            <w:noProof/>
          </w:rPr>
          <w:fldChar w:fldCharType="end"/>
        </w:r>
      </w:ins>
    </w:p>
    <w:p w:rsidR="00884637" w:rsidRDefault="00884637" w:rsidP="00884637">
      <w:pPr>
        <w:pStyle w:val="TOC3"/>
        <w:rPr>
          <w:ins w:id="245" w:author="Kazy Nguyen" w:date="2018-05-13T15:34:00Z"/>
          <w:rFonts w:asciiTheme="minorHAnsi" w:eastAsiaTheme="minorEastAsia" w:hAnsiTheme="minorHAnsi" w:cstheme="minorBidi"/>
          <w:noProof/>
          <w:sz w:val="22"/>
          <w:szCs w:val="22"/>
          <w:lang w:eastAsia="en-US"/>
        </w:rPr>
      </w:pPr>
      <w:ins w:id="246" w:author="Kazy Nguyen" w:date="2018-05-13T15:34:00Z">
        <w:r>
          <w:fldChar w:fldCharType="begin"/>
        </w:r>
        <w:r>
          <w:instrText xml:space="preserve"> HYPERLINK \l "_Toc513984845" </w:instrText>
        </w:r>
        <w:r>
          <w:fldChar w:fldCharType="separate"/>
        </w:r>
        <w:r w:rsidRPr="009D5A03">
          <w:rPr>
            <w:rStyle w:val="Hyperlink"/>
            <w:noProof/>
          </w:rPr>
          <w:t>5.2.3</w:t>
        </w:r>
        <w:r>
          <w:rPr>
            <w:rFonts w:asciiTheme="minorHAnsi" w:eastAsiaTheme="minorEastAsia" w:hAnsiTheme="minorHAnsi" w:cstheme="minorBidi"/>
            <w:noProof/>
            <w:sz w:val="22"/>
            <w:szCs w:val="22"/>
            <w:lang w:eastAsia="en-US"/>
          </w:rPr>
          <w:tab/>
        </w:r>
        <w:r w:rsidRPr="009D5A03">
          <w:rPr>
            <w:rStyle w:val="Hyperlink"/>
            <w:noProof/>
          </w:rPr>
          <w:t>Automated function testing tool</w:t>
        </w:r>
        <w:r>
          <w:rPr>
            <w:noProof/>
            <w:webHidden/>
          </w:rPr>
          <w:tab/>
        </w:r>
        <w:r>
          <w:rPr>
            <w:noProof/>
            <w:webHidden/>
          </w:rPr>
          <w:fldChar w:fldCharType="begin"/>
        </w:r>
        <w:r>
          <w:rPr>
            <w:noProof/>
            <w:webHidden/>
          </w:rPr>
          <w:instrText xml:space="preserve"> PAGEREF _Toc513984845 \h </w:instrText>
        </w:r>
      </w:ins>
      <w:r>
        <w:rPr>
          <w:noProof/>
          <w:webHidden/>
        </w:rPr>
      </w:r>
      <w:ins w:id="247" w:author="Kazy Nguyen" w:date="2018-05-13T15:34:00Z">
        <w:r>
          <w:rPr>
            <w:noProof/>
            <w:webHidden/>
          </w:rPr>
          <w:fldChar w:fldCharType="separate"/>
        </w:r>
        <w:r>
          <w:rPr>
            <w:noProof/>
            <w:webHidden/>
          </w:rPr>
          <w:t>27</w:t>
        </w:r>
        <w:r>
          <w:rPr>
            <w:noProof/>
            <w:webHidden/>
          </w:rPr>
          <w:fldChar w:fldCharType="end"/>
        </w:r>
        <w:r>
          <w:rPr>
            <w:noProof/>
          </w:rPr>
          <w:fldChar w:fldCharType="end"/>
        </w:r>
      </w:ins>
    </w:p>
    <w:p w:rsidR="00884637" w:rsidRDefault="00884637" w:rsidP="00884637">
      <w:pPr>
        <w:pStyle w:val="TOC2"/>
        <w:rPr>
          <w:ins w:id="248" w:author="Kazy Nguyen" w:date="2018-05-13T15:34:00Z"/>
          <w:rFonts w:asciiTheme="minorHAnsi" w:eastAsiaTheme="minorEastAsia" w:hAnsiTheme="minorHAnsi" w:cstheme="minorBidi"/>
          <w:noProof/>
          <w:sz w:val="22"/>
          <w:szCs w:val="22"/>
          <w:lang w:eastAsia="en-US"/>
        </w:rPr>
      </w:pPr>
      <w:ins w:id="249" w:author="Kazy Nguyen" w:date="2018-05-13T15:34:00Z">
        <w:r>
          <w:fldChar w:fldCharType="begin"/>
        </w:r>
        <w:r>
          <w:instrText xml:space="preserve"> HYPERLINK \l "_Toc513984846" </w:instrText>
        </w:r>
        <w:r>
          <w:fldChar w:fldCharType="separate"/>
        </w:r>
        <w:r w:rsidRPr="009D5A03">
          <w:rPr>
            <w:rStyle w:val="Hyperlink"/>
            <w:noProof/>
          </w:rPr>
          <w:t>5.3</w:t>
        </w:r>
        <w:r>
          <w:rPr>
            <w:rFonts w:asciiTheme="minorHAnsi" w:eastAsiaTheme="minorEastAsia" w:hAnsiTheme="minorHAnsi" w:cstheme="minorBidi"/>
            <w:noProof/>
            <w:sz w:val="22"/>
            <w:szCs w:val="22"/>
            <w:lang w:eastAsia="en-US"/>
          </w:rPr>
          <w:tab/>
        </w:r>
        <w:r w:rsidRPr="009D5A03">
          <w:rPr>
            <w:rStyle w:val="Hyperlink"/>
            <w:noProof/>
          </w:rPr>
          <w:t>Specific the work</w:t>
        </w:r>
        <w:r>
          <w:rPr>
            <w:noProof/>
            <w:webHidden/>
          </w:rPr>
          <w:tab/>
        </w:r>
        <w:r>
          <w:rPr>
            <w:noProof/>
            <w:webHidden/>
          </w:rPr>
          <w:fldChar w:fldCharType="begin"/>
        </w:r>
        <w:r>
          <w:rPr>
            <w:noProof/>
            <w:webHidden/>
          </w:rPr>
          <w:instrText xml:space="preserve"> PAGEREF _Toc513984846 \h </w:instrText>
        </w:r>
      </w:ins>
      <w:r>
        <w:rPr>
          <w:noProof/>
          <w:webHidden/>
        </w:rPr>
      </w:r>
      <w:ins w:id="250" w:author="Kazy Nguyen" w:date="2018-05-13T15:34:00Z">
        <w:r>
          <w:rPr>
            <w:noProof/>
            <w:webHidden/>
          </w:rPr>
          <w:fldChar w:fldCharType="separate"/>
        </w:r>
        <w:r>
          <w:rPr>
            <w:noProof/>
            <w:webHidden/>
          </w:rPr>
          <w:t>28</w:t>
        </w:r>
        <w:r>
          <w:rPr>
            <w:noProof/>
            <w:webHidden/>
          </w:rPr>
          <w:fldChar w:fldCharType="end"/>
        </w:r>
        <w:r>
          <w:rPr>
            <w:noProof/>
          </w:rPr>
          <w:fldChar w:fldCharType="end"/>
        </w:r>
      </w:ins>
    </w:p>
    <w:p w:rsidR="00884637" w:rsidRDefault="00884637" w:rsidP="00884637">
      <w:pPr>
        <w:pStyle w:val="TOC3"/>
        <w:rPr>
          <w:ins w:id="251" w:author="Kazy Nguyen" w:date="2018-05-13T15:34:00Z"/>
          <w:rFonts w:asciiTheme="minorHAnsi" w:eastAsiaTheme="minorEastAsia" w:hAnsiTheme="minorHAnsi" w:cstheme="minorBidi"/>
          <w:noProof/>
          <w:sz w:val="22"/>
          <w:szCs w:val="22"/>
          <w:lang w:eastAsia="en-US"/>
        </w:rPr>
      </w:pPr>
      <w:ins w:id="252" w:author="Kazy Nguyen" w:date="2018-05-13T15:34:00Z">
        <w:r>
          <w:fldChar w:fldCharType="begin"/>
        </w:r>
        <w:r>
          <w:instrText xml:space="preserve"> HYPERLINK \l "_Toc513984847" </w:instrText>
        </w:r>
        <w:r>
          <w:fldChar w:fldCharType="separate"/>
        </w:r>
        <w:r w:rsidRPr="009D5A03">
          <w:rPr>
            <w:rStyle w:val="Hyperlink"/>
            <w:noProof/>
          </w:rPr>
          <w:t>5.3.1</w:t>
        </w:r>
        <w:r>
          <w:rPr>
            <w:rFonts w:asciiTheme="minorHAnsi" w:eastAsiaTheme="minorEastAsia" w:hAnsiTheme="minorHAnsi" w:cstheme="minorBidi"/>
            <w:noProof/>
            <w:sz w:val="22"/>
            <w:szCs w:val="22"/>
            <w:lang w:eastAsia="en-US"/>
          </w:rPr>
          <w:tab/>
        </w:r>
        <w:r w:rsidRPr="009D5A03">
          <w:rPr>
            <w:rStyle w:val="Hyperlink"/>
            <w:noProof/>
          </w:rPr>
          <w:t>Step by step</w:t>
        </w:r>
        <w:r>
          <w:rPr>
            <w:noProof/>
            <w:webHidden/>
          </w:rPr>
          <w:tab/>
        </w:r>
        <w:r>
          <w:rPr>
            <w:noProof/>
            <w:webHidden/>
          </w:rPr>
          <w:fldChar w:fldCharType="begin"/>
        </w:r>
        <w:r>
          <w:rPr>
            <w:noProof/>
            <w:webHidden/>
          </w:rPr>
          <w:instrText xml:space="preserve"> PAGEREF _Toc513984847 \h </w:instrText>
        </w:r>
      </w:ins>
      <w:r>
        <w:rPr>
          <w:noProof/>
          <w:webHidden/>
        </w:rPr>
      </w:r>
      <w:ins w:id="253" w:author="Kazy Nguyen" w:date="2018-05-13T15:34:00Z">
        <w:r>
          <w:rPr>
            <w:noProof/>
            <w:webHidden/>
          </w:rPr>
          <w:fldChar w:fldCharType="separate"/>
        </w:r>
        <w:r>
          <w:rPr>
            <w:noProof/>
            <w:webHidden/>
          </w:rPr>
          <w:t>28</w:t>
        </w:r>
        <w:r>
          <w:rPr>
            <w:noProof/>
            <w:webHidden/>
          </w:rPr>
          <w:fldChar w:fldCharType="end"/>
        </w:r>
        <w:r>
          <w:rPr>
            <w:noProof/>
          </w:rPr>
          <w:fldChar w:fldCharType="end"/>
        </w:r>
      </w:ins>
    </w:p>
    <w:p w:rsidR="00884637" w:rsidRDefault="00884637" w:rsidP="00884637">
      <w:pPr>
        <w:pStyle w:val="TOC3"/>
        <w:rPr>
          <w:ins w:id="254" w:author="Kazy Nguyen" w:date="2018-05-13T15:34:00Z"/>
          <w:rFonts w:asciiTheme="minorHAnsi" w:eastAsiaTheme="minorEastAsia" w:hAnsiTheme="minorHAnsi" w:cstheme="minorBidi"/>
          <w:noProof/>
          <w:sz w:val="22"/>
          <w:szCs w:val="22"/>
          <w:lang w:eastAsia="en-US"/>
        </w:rPr>
      </w:pPr>
      <w:ins w:id="255" w:author="Kazy Nguyen" w:date="2018-05-13T15:34:00Z">
        <w:r>
          <w:fldChar w:fldCharType="begin"/>
        </w:r>
        <w:r>
          <w:instrText xml:space="preserve"> HYPERLINK \l "_Toc513984848" </w:instrText>
        </w:r>
        <w:r>
          <w:fldChar w:fldCharType="separate"/>
        </w:r>
        <w:r w:rsidRPr="009D5A03">
          <w:rPr>
            <w:rStyle w:val="Hyperlink"/>
            <w:noProof/>
          </w:rPr>
          <w:t>5.3.2</w:t>
        </w:r>
        <w:r>
          <w:rPr>
            <w:rFonts w:asciiTheme="minorHAnsi" w:eastAsiaTheme="minorEastAsia" w:hAnsiTheme="minorHAnsi" w:cstheme="minorBidi"/>
            <w:noProof/>
            <w:sz w:val="22"/>
            <w:szCs w:val="22"/>
            <w:lang w:eastAsia="en-US"/>
          </w:rPr>
          <w:tab/>
        </w:r>
        <w:r w:rsidRPr="009D5A03">
          <w:rPr>
            <w:rStyle w:val="Hyperlink"/>
            <w:noProof/>
          </w:rPr>
          <w:t>Install Docker</w:t>
        </w:r>
        <w:r>
          <w:rPr>
            <w:noProof/>
            <w:webHidden/>
          </w:rPr>
          <w:tab/>
        </w:r>
        <w:r>
          <w:rPr>
            <w:noProof/>
            <w:webHidden/>
          </w:rPr>
          <w:fldChar w:fldCharType="begin"/>
        </w:r>
        <w:r>
          <w:rPr>
            <w:noProof/>
            <w:webHidden/>
          </w:rPr>
          <w:instrText xml:space="preserve"> PAGEREF _Toc513984848 \h </w:instrText>
        </w:r>
      </w:ins>
      <w:r>
        <w:rPr>
          <w:noProof/>
          <w:webHidden/>
        </w:rPr>
      </w:r>
      <w:ins w:id="256" w:author="Kazy Nguyen" w:date="2018-05-13T15:34:00Z">
        <w:r>
          <w:rPr>
            <w:noProof/>
            <w:webHidden/>
          </w:rPr>
          <w:fldChar w:fldCharType="separate"/>
        </w:r>
        <w:r>
          <w:rPr>
            <w:noProof/>
            <w:webHidden/>
          </w:rPr>
          <w:t>29</w:t>
        </w:r>
        <w:r>
          <w:rPr>
            <w:noProof/>
            <w:webHidden/>
          </w:rPr>
          <w:fldChar w:fldCharType="end"/>
        </w:r>
        <w:r>
          <w:rPr>
            <w:noProof/>
          </w:rPr>
          <w:fldChar w:fldCharType="end"/>
        </w:r>
      </w:ins>
    </w:p>
    <w:p w:rsidR="00884637" w:rsidRDefault="00884637" w:rsidP="00884637">
      <w:pPr>
        <w:pStyle w:val="TOC3"/>
        <w:rPr>
          <w:ins w:id="257" w:author="Kazy Nguyen" w:date="2018-05-13T15:34:00Z"/>
          <w:rFonts w:asciiTheme="minorHAnsi" w:eastAsiaTheme="minorEastAsia" w:hAnsiTheme="minorHAnsi" w:cstheme="minorBidi"/>
          <w:noProof/>
          <w:sz w:val="22"/>
          <w:szCs w:val="22"/>
          <w:lang w:eastAsia="en-US"/>
        </w:rPr>
      </w:pPr>
      <w:ins w:id="258" w:author="Kazy Nguyen" w:date="2018-05-13T15:34:00Z">
        <w:r>
          <w:fldChar w:fldCharType="begin"/>
        </w:r>
        <w:r>
          <w:instrText xml:space="preserve"> HYPERLINK \l "_Toc513984849" </w:instrText>
        </w:r>
        <w:r>
          <w:fldChar w:fldCharType="separate"/>
        </w:r>
        <w:r w:rsidRPr="009D5A03">
          <w:rPr>
            <w:rStyle w:val="Hyperlink"/>
            <w:noProof/>
          </w:rPr>
          <w:t>5.3.3</w:t>
        </w:r>
        <w:r>
          <w:rPr>
            <w:rFonts w:asciiTheme="minorHAnsi" w:eastAsiaTheme="minorEastAsia" w:hAnsiTheme="minorHAnsi" w:cstheme="minorBidi"/>
            <w:noProof/>
            <w:sz w:val="22"/>
            <w:szCs w:val="22"/>
            <w:lang w:eastAsia="en-US"/>
          </w:rPr>
          <w:tab/>
        </w:r>
        <w:r w:rsidRPr="009D5A03">
          <w:rPr>
            <w:rStyle w:val="Hyperlink"/>
            <w:noProof/>
          </w:rPr>
          <w:t>Install Jenkins</w:t>
        </w:r>
        <w:r>
          <w:rPr>
            <w:noProof/>
            <w:webHidden/>
          </w:rPr>
          <w:tab/>
        </w:r>
        <w:r>
          <w:rPr>
            <w:noProof/>
            <w:webHidden/>
          </w:rPr>
          <w:fldChar w:fldCharType="begin"/>
        </w:r>
        <w:r>
          <w:rPr>
            <w:noProof/>
            <w:webHidden/>
          </w:rPr>
          <w:instrText xml:space="preserve"> PAGEREF _Toc513984849 \h </w:instrText>
        </w:r>
      </w:ins>
      <w:r>
        <w:rPr>
          <w:noProof/>
          <w:webHidden/>
        </w:rPr>
      </w:r>
      <w:ins w:id="259" w:author="Kazy Nguyen" w:date="2018-05-13T15:34:00Z">
        <w:r>
          <w:rPr>
            <w:noProof/>
            <w:webHidden/>
          </w:rPr>
          <w:fldChar w:fldCharType="separate"/>
        </w:r>
        <w:r>
          <w:rPr>
            <w:noProof/>
            <w:webHidden/>
          </w:rPr>
          <w:t>30</w:t>
        </w:r>
        <w:r>
          <w:rPr>
            <w:noProof/>
            <w:webHidden/>
          </w:rPr>
          <w:fldChar w:fldCharType="end"/>
        </w:r>
        <w:r>
          <w:rPr>
            <w:noProof/>
          </w:rPr>
          <w:fldChar w:fldCharType="end"/>
        </w:r>
      </w:ins>
    </w:p>
    <w:p w:rsidR="00884637" w:rsidRDefault="00884637" w:rsidP="00884637">
      <w:pPr>
        <w:pStyle w:val="TOC3"/>
        <w:rPr>
          <w:ins w:id="260" w:author="Kazy Nguyen" w:date="2018-05-13T15:34:00Z"/>
          <w:rFonts w:asciiTheme="minorHAnsi" w:eastAsiaTheme="minorEastAsia" w:hAnsiTheme="minorHAnsi" w:cstheme="minorBidi"/>
          <w:noProof/>
          <w:sz w:val="22"/>
          <w:szCs w:val="22"/>
          <w:lang w:eastAsia="en-US"/>
        </w:rPr>
      </w:pPr>
      <w:ins w:id="261" w:author="Kazy Nguyen" w:date="2018-05-13T15:34:00Z">
        <w:r>
          <w:fldChar w:fldCharType="begin"/>
        </w:r>
        <w:r>
          <w:instrText xml:space="preserve"> HYPERLINK \l "_Toc513984850" </w:instrText>
        </w:r>
        <w:r>
          <w:fldChar w:fldCharType="separate"/>
        </w:r>
        <w:r w:rsidRPr="009D5A03">
          <w:rPr>
            <w:rStyle w:val="Hyperlink"/>
            <w:noProof/>
          </w:rPr>
          <w:t>5.3.4</w:t>
        </w:r>
        <w:r>
          <w:rPr>
            <w:rFonts w:asciiTheme="minorHAnsi" w:eastAsiaTheme="minorEastAsia" w:hAnsiTheme="minorHAnsi" w:cstheme="minorBidi"/>
            <w:noProof/>
            <w:sz w:val="22"/>
            <w:szCs w:val="22"/>
            <w:lang w:eastAsia="en-US"/>
          </w:rPr>
          <w:tab/>
        </w:r>
        <w:r w:rsidRPr="009D5A03">
          <w:rPr>
            <w:rStyle w:val="Hyperlink"/>
            <w:noProof/>
          </w:rPr>
          <w:t>Install Jenkins plugins</w:t>
        </w:r>
        <w:r>
          <w:rPr>
            <w:noProof/>
            <w:webHidden/>
          </w:rPr>
          <w:tab/>
        </w:r>
        <w:r>
          <w:rPr>
            <w:noProof/>
            <w:webHidden/>
          </w:rPr>
          <w:fldChar w:fldCharType="begin"/>
        </w:r>
        <w:r>
          <w:rPr>
            <w:noProof/>
            <w:webHidden/>
          </w:rPr>
          <w:instrText xml:space="preserve"> PAGEREF _Toc513984850 \h </w:instrText>
        </w:r>
      </w:ins>
      <w:r>
        <w:rPr>
          <w:noProof/>
          <w:webHidden/>
        </w:rPr>
      </w:r>
      <w:ins w:id="262" w:author="Kazy Nguyen" w:date="2018-05-13T15:34:00Z">
        <w:r>
          <w:rPr>
            <w:noProof/>
            <w:webHidden/>
          </w:rPr>
          <w:fldChar w:fldCharType="separate"/>
        </w:r>
        <w:r>
          <w:rPr>
            <w:noProof/>
            <w:webHidden/>
          </w:rPr>
          <w:t>32</w:t>
        </w:r>
        <w:r>
          <w:rPr>
            <w:noProof/>
            <w:webHidden/>
          </w:rPr>
          <w:fldChar w:fldCharType="end"/>
        </w:r>
        <w:r>
          <w:rPr>
            <w:noProof/>
          </w:rPr>
          <w:fldChar w:fldCharType="end"/>
        </w:r>
      </w:ins>
    </w:p>
    <w:p w:rsidR="00884637" w:rsidRDefault="00884637" w:rsidP="00884637">
      <w:pPr>
        <w:pStyle w:val="TOC3"/>
        <w:rPr>
          <w:ins w:id="263" w:author="Kazy Nguyen" w:date="2018-05-13T15:34:00Z"/>
          <w:rFonts w:asciiTheme="minorHAnsi" w:eastAsiaTheme="minorEastAsia" w:hAnsiTheme="minorHAnsi" w:cstheme="minorBidi"/>
          <w:noProof/>
          <w:sz w:val="22"/>
          <w:szCs w:val="22"/>
          <w:lang w:eastAsia="en-US"/>
        </w:rPr>
      </w:pPr>
      <w:ins w:id="264" w:author="Kazy Nguyen" w:date="2018-05-13T15:34:00Z">
        <w:r>
          <w:fldChar w:fldCharType="begin"/>
        </w:r>
        <w:r>
          <w:instrText xml:space="preserve"> HYPERLINK \l "_Toc513984851" </w:instrText>
        </w:r>
        <w:r>
          <w:fldChar w:fldCharType="separate"/>
        </w:r>
        <w:r w:rsidRPr="009D5A03">
          <w:rPr>
            <w:rStyle w:val="Hyperlink"/>
            <w:noProof/>
          </w:rPr>
          <w:t>5.3.5</w:t>
        </w:r>
        <w:r>
          <w:rPr>
            <w:rFonts w:asciiTheme="minorHAnsi" w:eastAsiaTheme="minorEastAsia" w:hAnsiTheme="minorHAnsi" w:cstheme="minorBidi"/>
            <w:noProof/>
            <w:sz w:val="22"/>
            <w:szCs w:val="22"/>
            <w:lang w:eastAsia="en-US"/>
          </w:rPr>
          <w:tab/>
        </w:r>
        <w:r w:rsidRPr="009D5A03">
          <w:rPr>
            <w:rStyle w:val="Hyperlink"/>
            <w:noProof/>
          </w:rPr>
          <w:t>Set up the first Pipeline</w:t>
        </w:r>
        <w:r>
          <w:rPr>
            <w:noProof/>
            <w:webHidden/>
          </w:rPr>
          <w:tab/>
        </w:r>
        <w:r>
          <w:rPr>
            <w:noProof/>
            <w:webHidden/>
          </w:rPr>
          <w:fldChar w:fldCharType="begin"/>
        </w:r>
        <w:r>
          <w:rPr>
            <w:noProof/>
            <w:webHidden/>
          </w:rPr>
          <w:instrText xml:space="preserve"> PAGEREF _Toc513984851 \h </w:instrText>
        </w:r>
      </w:ins>
      <w:r>
        <w:rPr>
          <w:noProof/>
          <w:webHidden/>
        </w:rPr>
      </w:r>
      <w:ins w:id="265" w:author="Kazy Nguyen" w:date="2018-05-13T15:34:00Z">
        <w:r>
          <w:rPr>
            <w:noProof/>
            <w:webHidden/>
          </w:rPr>
          <w:fldChar w:fldCharType="separate"/>
        </w:r>
        <w:r>
          <w:rPr>
            <w:noProof/>
            <w:webHidden/>
          </w:rPr>
          <w:t>34</w:t>
        </w:r>
        <w:r>
          <w:rPr>
            <w:noProof/>
            <w:webHidden/>
          </w:rPr>
          <w:fldChar w:fldCharType="end"/>
        </w:r>
        <w:r>
          <w:rPr>
            <w:noProof/>
          </w:rPr>
          <w:fldChar w:fldCharType="end"/>
        </w:r>
      </w:ins>
    </w:p>
    <w:p w:rsidR="00884637" w:rsidRDefault="00884637" w:rsidP="00884637">
      <w:pPr>
        <w:pStyle w:val="TOC3"/>
        <w:rPr>
          <w:ins w:id="266" w:author="Kazy Nguyen" w:date="2018-05-13T15:34:00Z"/>
          <w:rFonts w:asciiTheme="minorHAnsi" w:eastAsiaTheme="minorEastAsia" w:hAnsiTheme="minorHAnsi" w:cstheme="minorBidi"/>
          <w:noProof/>
          <w:sz w:val="22"/>
          <w:szCs w:val="22"/>
          <w:lang w:eastAsia="en-US"/>
        </w:rPr>
      </w:pPr>
      <w:ins w:id="267" w:author="Kazy Nguyen" w:date="2018-05-13T15:34:00Z">
        <w:r>
          <w:lastRenderedPageBreak/>
          <w:fldChar w:fldCharType="begin"/>
        </w:r>
        <w:r>
          <w:instrText xml:space="preserve"> HYPERLINK \l "_Toc513984852" </w:instrText>
        </w:r>
        <w:r>
          <w:fldChar w:fldCharType="separate"/>
        </w:r>
        <w:r w:rsidRPr="009D5A03">
          <w:rPr>
            <w:rStyle w:val="Hyperlink"/>
            <w:noProof/>
          </w:rPr>
          <w:t>5.3.6</w:t>
        </w:r>
        <w:r>
          <w:rPr>
            <w:rFonts w:asciiTheme="minorHAnsi" w:eastAsiaTheme="minorEastAsia" w:hAnsiTheme="minorHAnsi" w:cstheme="minorBidi"/>
            <w:noProof/>
            <w:sz w:val="22"/>
            <w:szCs w:val="22"/>
            <w:lang w:eastAsia="en-US"/>
          </w:rPr>
          <w:tab/>
        </w:r>
        <w:r w:rsidRPr="009D5A03">
          <w:rPr>
            <w:rStyle w:val="Hyperlink"/>
            <w:noProof/>
          </w:rPr>
          <w:t>Configure pipeline in Jenkins</w:t>
        </w:r>
        <w:r>
          <w:rPr>
            <w:noProof/>
            <w:webHidden/>
          </w:rPr>
          <w:tab/>
        </w:r>
        <w:r>
          <w:rPr>
            <w:noProof/>
            <w:webHidden/>
          </w:rPr>
          <w:fldChar w:fldCharType="begin"/>
        </w:r>
        <w:r>
          <w:rPr>
            <w:noProof/>
            <w:webHidden/>
          </w:rPr>
          <w:instrText xml:space="preserve"> PAGEREF _Toc513984852 \h </w:instrText>
        </w:r>
      </w:ins>
      <w:r>
        <w:rPr>
          <w:noProof/>
          <w:webHidden/>
        </w:rPr>
      </w:r>
      <w:ins w:id="268" w:author="Kazy Nguyen" w:date="2018-05-13T15:34:00Z">
        <w:r>
          <w:rPr>
            <w:noProof/>
            <w:webHidden/>
          </w:rPr>
          <w:fldChar w:fldCharType="separate"/>
        </w:r>
        <w:r>
          <w:rPr>
            <w:noProof/>
            <w:webHidden/>
          </w:rPr>
          <w:t>35</w:t>
        </w:r>
        <w:r>
          <w:rPr>
            <w:noProof/>
            <w:webHidden/>
          </w:rPr>
          <w:fldChar w:fldCharType="end"/>
        </w:r>
        <w:r>
          <w:rPr>
            <w:noProof/>
          </w:rPr>
          <w:fldChar w:fldCharType="end"/>
        </w:r>
      </w:ins>
    </w:p>
    <w:p w:rsidR="00884637" w:rsidRDefault="00884637" w:rsidP="00884637">
      <w:pPr>
        <w:pStyle w:val="TOC3"/>
        <w:rPr>
          <w:ins w:id="269" w:author="Kazy Nguyen" w:date="2018-05-13T15:34:00Z"/>
          <w:rFonts w:asciiTheme="minorHAnsi" w:eastAsiaTheme="minorEastAsia" w:hAnsiTheme="minorHAnsi" w:cstheme="minorBidi"/>
          <w:noProof/>
          <w:sz w:val="22"/>
          <w:szCs w:val="22"/>
          <w:lang w:eastAsia="en-US"/>
        </w:rPr>
      </w:pPr>
      <w:ins w:id="270" w:author="Kazy Nguyen" w:date="2018-05-13T15:34:00Z">
        <w:r>
          <w:fldChar w:fldCharType="begin"/>
        </w:r>
        <w:r>
          <w:instrText xml:space="preserve"> HYPERLINK \l "_Toc513984853" </w:instrText>
        </w:r>
        <w:r>
          <w:fldChar w:fldCharType="separate"/>
        </w:r>
        <w:r w:rsidRPr="009D5A03">
          <w:rPr>
            <w:rStyle w:val="Hyperlink"/>
            <w:noProof/>
          </w:rPr>
          <w:t>5.3.7</w:t>
        </w:r>
        <w:r>
          <w:rPr>
            <w:rFonts w:asciiTheme="minorHAnsi" w:eastAsiaTheme="minorEastAsia" w:hAnsiTheme="minorHAnsi" w:cstheme="minorBidi"/>
            <w:noProof/>
            <w:sz w:val="22"/>
            <w:szCs w:val="22"/>
            <w:lang w:eastAsia="en-US"/>
          </w:rPr>
          <w:tab/>
        </w:r>
        <w:r w:rsidRPr="009D5A03">
          <w:rPr>
            <w:rStyle w:val="Hyperlink"/>
            <w:noProof/>
          </w:rPr>
          <w:t>Configure pipeline in Jenkins</w:t>
        </w:r>
        <w:r>
          <w:rPr>
            <w:noProof/>
            <w:webHidden/>
          </w:rPr>
          <w:tab/>
        </w:r>
        <w:r>
          <w:rPr>
            <w:noProof/>
            <w:webHidden/>
          </w:rPr>
          <w:fldChar w:fldCharType="begin"/>
        </w:r>
        <w:r>
          <w:rPr>
            <w:noProof/>
            <w:webHidden/>
          </w:rPr>
          <w:instrText xml:space="preserve"> PAGEREF _Toc513984853 \h </w:instrText>
        </w:r>
      </w:ins>
      <w:r>
        <w:rPr>
          <w:noProof/>
          <w:webHidden/>
        </w:rPr>
      </w:r>
      <w:ins w:id="271" w:author="Kazy Nguyen" w:date="2018-05-13T15:34:00Z">
        <w:r>
          <w:rPr>
            <w:noProof/>
            <w:webHidden/>
          </w:rPr>
          <w:fldChar w:fldCharType="separate"/>
        </w:r>
        <w:r>
          <w:rPr>
            <w:noProof/>
            <w:webHidden/>
          </w:rPr>
          <w:t>35</w:t>
        </w:r>
        <w:r>
          <w:rPr>
            <w:noProof/>
            <w:webHidden/>
          </w:rPr>
          <w:fldChar w:fldCharType="end"/>
        </w:r>
        <w:r>
          <w:rPr>
            <w:noProof/>
          </w:rPr>
          <w:fldChar w:fldCharType="end"/>
        </w:r>
      </w:ins>
    </w:p>
    <w:p w:rsidR="00884637" w:rsidRDefault="00884637" w:rsidP="00884637">
      <w:pPr>
        <w:pStyle w:val="TOC3"/>
        <w:rPr>
          <w:ins w:id="272" w:author="Kazy Nguyen" w:date="2018-05-13T15:34:00Z"/>
          <w:rFonts w:asciiTheme="minorHAnsi" w:eastAsiaTheme="minorEastAsia" w:hAnsiTheme="minorHAnsi" w:cstheme="minorBidi"/>
          <w:noProof/>
          <w:sz w:val="22"/>
          <w:szCs w:val="22"/>
          <w:lang w:eastAsia="en-US"/>
        </w:rPr>
      </w:pPr>
      <w:ins w:id="273" w:author="Kazy Nguyen" w:date="2018-05-13T15:34:00Z">
        <w:r>
          <w:fldChar w:fldCharType="begin"/>
        </w:r>
        <w:r>
          <w:instrText xml:space="preserve"> HYPERLINK \l "_Toc513984854" </w:instrText>
        </w:r>
        <w:r>
          <w:fldChar w:fldCharType="separate"/>
        </w:r>
        <w:r w:rsidRPr="009D5A03">
          <w:rPr>
            <w:rStyle w:val="Hyperlink"/>
            <w:noProof/>
          </w:rPr>
          <w:t>5.3.8</w:t>
        </w:r>
        <w:r>
          <w:rPr>
            <w:rFonts w:asciiTheme="minorHAnsi" w:eastAsiaTheme="minorEastAsia" w:hAnsiTheme="minorHAnsi" w:cstheme="minorBidi"/>
            <w:noProof/>
            <w:sz w:val="22"/>
            <w:szCs w:val="22"/>
            <w:lang w:eastAsia="en-US"/>
          </w:rPr>
          <w:tab/>
        </w:r>
        <w:r w:rsidRPr="009D5A03">
          <w:rPr>
            <w:rStyle w:val="Hyperlink"/>
            <w:noProof/>
          </w:rPr>
          <w:t>Configure Webhook</w:t>
        </w:r>
        <w:r>
          <w:rPr>
            <w:noProof/>
            <w:webHidden/>
          </w:rPr>
          <w:tab/>
        </w:r>
        <w:r>
          <w:rPr>
            <w:noProof/>
            <w:webHidden/>
          </w:rPr>
          <w:fldChar w:fldCharType="begin"/>
        </w:r>
        <w:r>
          <w:rPr>
            <w:noProof/>
            <w:webHidden/>
          </w:rPr>
          <w:instrText xml:space="preserve"> PAGEREF _Toc513984854 \h </w:instrText>
        </w:r>
      </w:ins>
      <w:r>
        <w:rPr>
          <w:noProof/>
          <w:webHidden/>
        </w:rPr>
      </w:r>
      <w:ins w:id="274" w:author="Kazy Nguyen" w:date="2018-05-13T15:34:00Z">
        <w:r>
          <w:rPr>
            <w:noProof/>
            <w:webHidden/>
          </w:rPr>
          <w:fldChar w:fldCharType="separate"/>
        </w:r>
        <w:r>
          <w:rPr>
            <w:noProof/>
            <w:webHidden/>
          </w:rPr>
          <w:t>36</w:t>
        </w:r>
        <w:r>
          <w:rPr>
            <w:noProof/>
            <w:webHidden/>
          </w:rPr>
          <w:fldChar w:fldCharType="end"/>
        </w:r>
        <w:r>
          <w:rPr>
            <w:noProof/>
          </w:rPr>
          <w:fldChar w:fldCharType="end"/>
        </w:r>
      </w:ins>
    </w:p>
    <w:p w:rsidR="00884637" w:rsidRDefault="00884637" w:rsidP="00884637">
      <w:pPr>
        <w:pStyle w:val="TOC3"/>
        <w:rPr>
          <w:ins w:id="275" w:author="Kazy Nguyen" w:date="2018-05-13T15:34:00Z"/>
          <w:rFonts w:asciiTheme="minorHAnsi" w:eastAsiaTheme="minorEastAsia" w:hAnsiTheme="minorHAnsi" w:cstheme="minorBidi"/>
          <w:noProof/>
          <w:sz w:val="22"/>
          <w:szCs w:val="22"/>
          <w:lang w:eastAsia="en-US"/>
        </w:rPr>
      </w:pPr>
      <w:ins w:id="276" w:author="Kazy Nguyen" w:date="2018-05-13T15:34:00Z">
        <w:r>
          <w:fldChar w:fldCharType="begin"/>
        </w:r>
        <w:r>
          <w:instrText xml:space="preserve"> HYPERLINK \l "_Toc513984860" </w:instrText>
        </w:r>
        <w:r>
          <w:fldChar w:fldCharType="separate"/>
        </w:r>
        <w:r w:rsidRPr="009D5A03">
          <w:rPr>
            <w:rStyle w:val="Hyperlink"/>
            <w:noProof/>
          </w:rPr>
          <w:t>5.3.9</w:t>
        </w:r>
        <w:r>
          <w:rPr>
            <w:rFonts w:asciiTheme="minorHAnsi" w:eastAsiaTheme="minorEastAsia" w:hAnsiTheme="minorHAnsi" w:cstheme="minorBidi"/>
            <w:noProof/>
            <w:sz w:val="22"/>
            <w:szCs w:val="22"/>
            <w:lang w:eastAsia="en-US"/>
          </w:rPr>
          <w:tab/>
        </w:r>
        <w:r w:rsidRPr="009D5A03">
          <w:rPr>
            <w:rStyle w:val="Hyperlink"/>
            <w:noProof/>
          </w:rPr>
          <w:t>Maintain script</w:t>
        </w:r>
        <w:r>
          <w:rPr>
            <w:noProof/>
            <w:webHidden/>
          </w:rPr>
          <w:tab/>
        </w:r>
        <w:r>
          <w:rPr>
            <w:noProof/>
            <w:webHidden/>
          </w:rPr>
          <w:fldChar w:fldCharType="begin"/>
        </w:r>
        <w:r>
          <w:rPr>
            <w:noProof/>
            <w:webHidden/>
          </w:rPr>
          <w:instrText xml:space="preserve"> PAGEREF _Toc513984860 \h </w:instrText>
        </w:r>
      </w:ins>
      <w:r>
        <w:rPr>
          <w:noProof/>
          <w:webHidden/>
        </w:rPr>
      </w:r>
      <w:ins w:id="277" w:author="Kazy Nguyen" w:date="2018-05-13T15:34:00Z">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2"/>
        <w:rPr>
          <w:ins w:id="278" w:author="Kazy Nguyen" w:date="2018-05-13T15:34:00Z"/>
          <w:rFonts w:asciiTheme="minorHAnsi" w:eastAsiaTheme="minorEastAsia" w:hAnsiTheme="minorHAnsi" w:cstheme="minorBidi"/>
          <w:noProof/>
          <w:sz w:val="22"/>
          <w:szCs w:val="22"/>
          <w:lang w:eastAsia="en-US"/>
        </w:rPr>
      </w:pPr>
      <w:ins w:id="279" w:author="Kazy Nguyen" w:date="2018-05-13T15:34:00Z">
        <w:r>
          <w:fldChar w:fldCharType="begin"/>
        </w:r>
        <w:r>
          <w:instrText xml:space="preserve"> HYPERLINK \l "_Toc513984861" </w:instrText>
        </w:r>
        <w:r>
          <w:fldChar w:fldCharType="separate"/>
        </w:r>
        <w:r w:rsidRPr="009D5A03">
          <w:rPr>
            <w:rStyle w:val="Hyperlink"/>
            <w:noProof/>
          </w:rPr>
          <w:t>5.4</w:t>
        </w:r>
        <w:r>
          <w:rPr>
            <w:rFonts w:asciiTheme="minorHAnsi" w:eastAsiaTheme="minorEastAsia" w:hAnsiTheme="minorHAnsi" w:cstheme="minorBidi"/>
            <w:noProof/>
            <w:sz w:val="22"/>
            <w:szCs w:val="22"/>
            <w:lang w:eastAsia="en-US"/>
          </w:rPr>
          <w:tab/>
        </w:r>
        <w:r w:rsidRPr="009D5A03">
          <w:rPr>
            <w:rStyle w:val="Hyperlink"/>
            <w:noProof/>
          </w:rPr>
          <w:t>Result</w:t>
        </w:r>
        <w:r>
          <w:rPr>
            <w:noProof/>
            <w:webHidden/>
          </w:rPr>
          <w:tab/>
        </w:r>
        <w:r>
          <w:rPr>
            <w:noProof/>
            <w:webHidden/>
          </w:rPr>
          <w:fldChar w:fldCharType="begin"/>
        </w:r>
        <w:r>
          <w:rPr>
            <w:noProof/>
            <w:webHidden/>
          </w:rPr>
          <w:instrText xml:space="preserve"> PAGEREF _Toc513984861 \h </w:instrText>
        </w:r>
      </w:ins>
      <w:r>
        <w:rPr>
          <w:noProof/>
          <w:webHidden/>
        </w:rPr>
      </w:r>
      <w:ins w:id="280" w:author="Kazy Nguyen" w:date="2018-05-13T15:34:00Z">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3"/>
        <w:rPr>
          <w:ins w:id="281" w:author="Kazy Nguyen" w:date="2018-05-13T15:34:00Z"/>
          <w:rFonts w:asciiTheme="minorHAnsi" w:eastAsiaTheme="minorEastAsia" w:hAnsiTheme="minorHAnsi" w:cstheme="minorBidi"/>
          <w:noProof/>
          <w:sz w:val="22"/>
          <w:szCs w:val="22"/>
          <w:lang w:eastAsia="en-US"/>
        </w:rPr>
      </w:pPr>
      <w:ins w:id="282" w:author="Kazy Nguyen" w:date="2018-05-13T15:34:00Z">
        <w:r>
          <w:fldChar w:fldCharType="begin"/>
        </w:r>
        <w:r>
          <w:instrText xml:space="preserve"> HYPERLINK \l "_Toc513984862" </w:instrText>
        </w:r>
        <w:r>
          <w:fldChar w:fldCharType="separate"/>
        </w:r>
        <w:r w:rsidRPr="009D5A03">
          <w:rPr>
            <w:rStyle w:val="Hyperlink"/>
            <w:noProof/>
          </w:rPr>
          <w:t>5.4.1</w:t>
        </w:r>
        <w:r>
          <w:rPr>
            <w:rFonts w:asciiTheme="minorHAnsi" w:eastAsiaTheme="minorEastAsia" w:hAnsiTheme="minorHAnsi" w:cstheme="minorBidi"/>
            <w:noProof/>
            <w:sz w:val="22"/>
            <w:szCs w:val="22"/>
            <w:lang w:eastAsia="en-US"/>
          </w:rPr>
          <w:tab/>
        </w:r>
        <w:r w:rsidRPr="009D5A03">
          <w:rPr>
            <w:rStyle w:val="Hyperlink"/>
            <w:noProof/>
          </w:rPr>
          <w:t>Quality</w:t>
        </w:r>
        <w:r>
          <w:rPr>
            <w:noProof/>
            <w:webHidden/>
          </w:rPr>
          <w:tab/>
        </w:r>
        <w:r>
          <w:rPr>
            <w:noProof/>
            <w:webHidden/>
          </w:rPr>
          <w:fldChar w:fldCharType="begin"/>
        </w:r>
        <w:r>
          <w:rPr>
            <w:noProof/>
            <w:webHidden/>
          </w:rPr>
          <w:instrText xml:space="preserve"> PAGEREF _Toc513984862 \h </w:instrText>
        </w:r>
      </w:ins>
      <w:r>
        <w:rPr>
          <w:noProof/>
          <w:webHidden/>
        </w:rPr>
      </w:r>
      <w:ins w:id="283" w:author="Kazy Nguyen" w:date="2018-05-13T15:34:00Z">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3"/>
        <w:rPr>
          <w:ins w:id="284" w:author="Kazy Nguyen" w:date="2018-05-13T15:34:00Z"/>
          <w:rFonts w:asciiTheme="minorHAnsi" w:eastAsiaTheme="minorEastAsia" w:hAnsiTheme="minorHAnsi" w:cstheme="minorBidi"/>
          <w:noProof/>
          <w:sz w:val="22"/>
          <w:szCs w:val="22"/>
          <w:lang w:eastAsia="en-US"/>
        </w:rPr>
      </w:pPr>
      <w:ins w:id="285" w:author="Kazy Nguyen" w:date="2018-05-13T15:34:00Z">
        <w:r>
          <w:fldChar w:fldCharType="begin"/>
        </w:r>
        <w:r>
          <w:instrText xml:space="preserve"> HYPERLINK \l "_Toc513984863" </w:instrText>
        </w:r>
        <w:r>
          <w:fldChar w:fldCharType="separate"/>
        </w:r>
        <w:r w:rsidRPr="009D5A03">
          <w:rPr>
            <w:rStyle w:val="Hyperlink"/>
            <w:noProof/>
          </w:rPr>
          <w:t>5.4.2</w:t>
        </w:r>
        <w:r>
          <w:rPr>
            <w:rFonts w:asciiTheme="minorHAnsi" w:eastAsiaTheme="minorEastAsia" w:hAnsiTheme="minorHAnsi" w:cstheme="minorBidi"/>
            <w:noProof/>
            <w:sz w:val="22"/>
            <w:szCs w:val="22"/>
            <w:lang w:eastAsia="en-US"/>
          </w:rPr>
          <w:tab/>
        </w:r>
        <w:r w:rsidRPr="009D5A03">
          <w:rPr>
            <w:rStyle w:val="Hyperlink"/>
            <w:noProof/>
          </w:rPr>
          <w:t>Time and Price</w:t>
        </w:r>
        <w:r>
          <w:rPr>
            <w:noProof/>
            <w:webHidden/>
          </w:rPr>
          <w:tab/>
        </w:r>
        <w:r>
          <w:rPr>
            <w:noProof/>
            <w:webHidden/>
          </w:rPr>
          <w:fldChar w:fldCharType="begin"/>
        </w:r>
        <w:r>
          <w:rPr>
            <w:noProof/>
            <w:webHidden/>
          </w:rPr>
          <w:instrText xml:space="preserve"> PAGEREF _Toc513984863 \h </w:instrText>
        </w:r>
      </w:ins>
      <w:r>
        <w:rPr>
          <w:noProof/>
          <w:webHidden/>
        </w:rPr>
      </w:r>
      <w:ins w:id="286" w:author="Kazy Nguyen" w:date="2018-05-13T15:34:00Z">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2"/>
        <w:rPr>
          <w:ins w:id="287" w:author="Kazy Nguyen" w:date="2018-05-13T15:34:00Z"/>
          <w:rFonts w:asciiTheme="minorHAnsi" w:eastAsiaTheme="minorEastAsia" w:hAnsiTheme="minorHAnsi" w:cstheme="minorBidi"/>
          <w:noProof/>
          <w:sz w:val="22"/>
          <w:szCs w:val="22"/>
          <w:lang w:eastAsia="en-US"/>
        </w:rPr>
      </w:pPr>
      <w:ins w:id="288" w:author="Kazy Nguyen" w:date="2018-05-13T15:34:00Z">
        <w:r>
          <w:fldChar w:fldCharType="begin"/>
        </w:r>
        <w:r>
          <w:instrText xml:space="preserve"> HYPERLINK \l "_Toc513984864" </w:instrText>
        </w:r>
        <w:r>
          <w:fldChar w:fldCharType="separate"/>
        </w:r>
        <w:r w:rsidRPr="009D5A03">
          <w:rPr>
            <w:rStyle w:val="Hyperlink"/>
            <w:noProof/>
          </w:rPr>
          <w:t>5.5</w:t>
        </w:r>
        <w:r>
          <w:rPr>
            <w:rFonts w:asciiTheme="minorHAnsi" w:eastAsiaTheme="minorEastAsia" w:hAnsiTheme="minorHAnsi" w:cstheme="minorBidi"/>
            <w:noProof/>
            <w:sz w:val="22"/>
            <w:szCs w:val="22"/>
            <w:lang w:eastAsia="en-US"/>
          </w:rPr>
          <w:tab/>
        </w:r>
        <w:r w:rsidRPr="009D5A03">
          <w:rPr>
            <w:rStyle w:val="Hyperlink"/>
            <w:noProof/>
          </w:rPr>
          <w:t>Lesson learn</w:t>
        </w:r>
        <w:r>
          <w:rPr>
            <w:noProof/>
            <w:webHidden/>
          </w:rPr>
          <w:tab/>
        </w:r>
        <w:r>
          <w:rPr>
            <w:noProof/>
            <w:webHidden/>
          </w:rPr>
          <w:fldChar w:fldCharType="begin"/>
        </w:r>
        <w:r>
          <w:rPr>
            <w:noProof/>
            <w:webHidden/>
          </w:rPr>
          <w:instrText xml:space="preserve"> PAGEREF _Toc513984864 \h </w:instrText>
        </w:r>
      </w:ins>
      <w:r>
        <w:rPr>
          <w:noProof/>
          <w:webHidden/>
        </w:rPr>
      </w:r>
      <w:ins w:id="289" w:author="Kazy Nguyen" w:date="2018-05-13T15:34:00Z">
        <w:r>
          <w:rPr>
            <w:noProof/>
            <w:webHidden/>
          </w:rPr>
          <w:fldChar w:fldCharType="separate"/>
        </w:r>
        <w:r>
          <w:rPr>
            <w:noProof/>
            <w:webHidden/>
          </w:rPr>
          <w:t>37</w:t>
        </w:r>
        <w:r>
          <w:rPr>
            <w:noProof/>
            <w:webHidden/>
          </w:rPr>
          <w:fldChar w:fldCharType="end"/>
        </w:r>
        <w:r>
          <w:rPr>
            <w:noProof/>
          </w:rPr>
          <w:fldChar w:fldCharType="end"/>
        </w:r>
      </w:ins>
    </w:p>
    <w:p w:rsidR="00884637" w:rsidRDefault="00884637" w:rsidP="00884637">
      <w:pPr>
        <w:pStyle w:val="TOC3"/>
        <w:rPr>
          <w:ins w:id="290" w:author="Kazy Nguyen" w:date="2018-05-13T15:34:00Z"/>
          <w:rFonts w:asciiTheme="minorHAnsi" w:eastAsiaTheme="minorEastAsia" w:hAnsiTheme="minorHAnsi" w:cstheme="minorBidi"/>
          <w:noProof/>
          <w:sz w:val="22"/>
          <w:szCs w:val="22"/>
          <w:lang w:eastAsia="en-US"/>
        </w:rPr>
      </w:pPr>
      <w:ins w:id="291" w:author="Kazy Nguyen" w:date="2018-05-13T15:34:00Z">
        <w:r>
          <w:fldChar w:fldCharType="begin"/>
        </w:r>
        <w:r>
          <w:instrText xml:space="preserve"> HYPERLINK \l "_Toc513984865" </w:instrText>
        </w:r>
        <w:r>
          <w:fldChar w:fldCharType="separate"/>
        </w:r>
        <w:r w:rsidRPr="009D5A03">
          <w:rPr>
            <w:rStyle w:val="Hyperlink"/>
            <w:noProof/>
          </w:rPr>
          <w:t>5.5.1</w:t>
        </w:r>
        <w:r>
          <w:rPr>
            <w:rFonts w:asciiTheme="minorHAnsi" w:eastAsiaTheme="minorEastAsia" w:hAnsiTheme="minorHAnsi" w:cstheme="minorBidi"/>
            <w:noProof/>
            <w:sz w:val="22"/>
            <w:szCs w:val="22"/>
            <w:lang w:eastAsia="en-US"/>
          </w:rPr>
          <w:tab/>
        </w:r>
        <w:r w:rsidRPr="009D5A03">
          <w:rPr>
            <w:rStyle w:val="Hyperlink"/>
            <w:noProof/>
          </w:rPr>
          <w:t>The structure of branch should be…</w:t>
        </w:r>
        <w:r>
          <w:rPr>
            <w:noProof/>
            <w:webHidden/>
          </w:rPr>
          <w:tab/>
        </w:r>
        <w:r>
          <w:rPr>
            <w:noProof/>
            <w:webHidden/>
          </w:rPr>
          <w:fldChar w:fldCharType="begin"/>
        </w:r>
        <w:r>
          <w:rPr>
            <w:noProof/>
            <w:webHidden/>
          </w:rPr>
          <w:instrText xml:space="preserve"> PAGEREF _Toc513984865 \h </w:instrText>
        </w:r>
      </w:ins>
      <w:r>
        <w:rPr>
          <w:noProof/>
          <w:webHidden/>
        </w:rPr>
      </w:r>
      <w:ins w:id="292" w:author="Kazy Nguyen" w:date="2018-05-13T15:34:00Z">
        <w:r>
          <w:rPr>
            <w:noProof/>
            <w:webHidden/>
          </w:rPr>
          <w:fldChar w:fldCharType="separate"/>
        </w:r>
        <w:r>
          <w:rPr>
            <w:noProof/>
            <w:webHidden/>
          </w:rPr>
          <w:t>38</w:t>
        </w:r>
        <w:r>
          <w:rPr>
            <w:noProof/>
            <w:webHidden/>
          </w:rPr>
          <w:fldChar w:fldCharType="end"/>
        </w:r>
        <w:r>
          <w:rPr>
            <w:noProof/>
          </w:rPr>
          <w:fldChar w:fldCharType="end"/>
        </w:r>
      </w:ins>
    </w:p>
    <w:p w:rsidR="00884637" w:rsidRDefault="00884637" w:rsidP="00884637">
      <w:pPr>
        <w:pStyle w:val="TOC3"/>
        <w:rPr>
          <w:ins w:id="293" w:author="Kazy Nguyen" w:date="2018-05-13T15:34:00Z"/>
          <w:rFonts w:asciiTheme="minorHAnsi" w:eastAsiaTheme="minorEastAsia" w:hAnsiTheme="minorHAnsi" w:cstheme="minorBidi"/>
          <w:noProof/>
          <w:sz w:val="22"/>
          <w:szCs w:val="22"/>
          <w:lang w:eastAsia="en-US"/>
        </w:rPr>
      </w:pPr>
      <w:ins w:id="294" w:author="Kazy Nguyen" w:date="2018-05-13T15:34:00Z">
        <w:r>
          <w:fldChar w:fldCharType="begin"/>
        </w:r>
        <w:r>
          <w:instrText xml:space="preserve"> HYPERLINK \l "_Toc513984866" </w:instrText>
        </w:r>
        <w:r>
          <w:fldChar w:fldCharType="separate"/>
        </w:r>
        <w:r w:rsidRPr="009D5A03">
          <w:rPr>
            <w:rStyle w:val="Hyperlink"/>
            <w:noProof/>
          </w:rPr>
          <w:t>5.5.2</w:t>
        </w:r>
        <w:r>
          <w:rPr>
            <w:rFonts w:asciiTheme="minorHAnsi" w:eastAsiaTheme="minorEastAsia" w:hAnsiTheme="minorHAnsi" w:cstheme="minorBidi"/>
            <w:noProof/>
            <w:sz w:val="22"/>
            <w:szCs w:val="22"/>
            <w:lang w:eastAsia="en-US"/>
          </w:rPr>
          <w:tab/>
        </w:r>
        <w:r w:rsidRPr="009D5A03">
          <w:rPr>
            <w:rStyle w:val="Hyperlink"/>
            <w:noProof/>
          </w:rPr>
          <w:t>Do not merged code while CI failed</w:t>
        </w:r>
        <w:r>
          <w:rPr>
            <w:noProof/>
            <w:webHidden/>
          </w:rPr>
          <w:tab/>
        </w:r>
        <w:r>
          <w:rPr>
            <w:noProof/>
            <w:webHidden/>
          </w:rPr>
          <w:fldChar w:fldCharType="begin"/>
        </w:r>
        <w:r>
          <w:rPr>
            <w:noProof/>
            <w:webHidden/>
          </w:rPr>
          <w:instrText xml:space="preserve"> PAGEREF _Toc513984866 \h </w:instrText>
        </w:r>
      </w:ins>
      <w:r>
        <w:rPr>
          <w:noProof/>
          <w:webHidden/>
        </w:rPr>
      </w:r>
      <w:ins w:id="295" w:author="Kazy Nguyen" w:date="2018-05-13T15:34:00Z">
        <w:r>
          <w:rPr>
            <w:noProof/>
            <w:webHidden/>
          </w:rPr>
          <w:fldChar w:fldCharType="separate"/>
        </w:r>
        <w:r>
          <w:rPr>
            <w:noProof/>
            <w:webHidden/>
          </w:rPr>
          <w:t>38</w:t>
        </w:r>
        <w:r>
          <w:rPr>
            <w:noProof/>
            <w:webHidden/>
          </w:rPr>
          <w:fldChar w:fldCharType="end"/>
        </w:r>
        <w:r>
          <w:rPr>
            <w:noProof/>
          </w:rPr>
          <w:fldChar w:fldCharType="end"/>
        </w:r>
      </w:ins>
    </w:p>
    <w:p w:rsidR="00884637" w:rsidRDefault="00884637" w:rsidP="00884637">
      <w:pPr>
        <w:pStyle w:val="TOC3"/>
        <w:rPr>
          <w:ins w:id="296" w:author="Kazy Nguyen" w:date="2018-05-13T15:34:00Z"/>
          <w:rFonts w:asciiTheme="minorHAnsi" w:eastAsiaTheme="minorEastAsia" w:hAnsiTheme="minorHAnsi" w:cstheme="minorBidi"/>
          <w:noProof/>
          <w:sz w:val="22"/>
          <w:szCs w:val="22"/>
          <w:lang w:eastAsia="en-US"/>
        </w:rPr>
      </w:pPr>
      <w:ins w:id="297" w:author="Kazy Nguyen" w:date="2018-05-13T15:34:00Z">
        <w:r>
          <w:fldChar w:fldCharType="begin"/>
        </w:r>
        <w:r>
          <w:instrText xml:space="preserve"> HYPERLINK \l "_Toc513984867" </w:instrText>
        </w:r>
        <w:r>
          <w:fldChar w:fldCharType="separate"/>
        </w:r>
        <w:r w:rsidRPr="009D5A03">
          <w:rPr>
            <w:rStyle w:val="Hyperlink"/>
            <w:noProof/>
          </w:rPr>
          <w:t>5.5.3</w:t>
        </w:r>
        <w:r>
          <w:rPr>
            <w:rFonts w:asciiTheme="minorHAnsi" w:eastAsiaTheme="minorEastAsia" w:hAnsiTheme="minorHAnsi" w:cstheme="minorBidi"/>
            <w:noProof/>
            <w:sz w:val="22"/>
            <w:szCs w:val="22"/>
            <w:lang w:eastAsia="en-US"/>
          </w:rPr>
          <w:tab/>
        </w:r>
        <w:r w:rsidRPr="009D5A03">
          <w:rPr>
            <w:rStyle w:val="Hyperlink"/>
            <w:noProof/>
          </w:rPr>
          <w:t>CD</w:t>
        </w:r>
        <w:r>
          <w:rPr>
            <w:noProof/>
            <w:webHidden/>
          </w:rPr>
          <w:tab/>
        </w:r>
        <w:r>
          <w:rPr>
            <w:noProof/>
            <w:webHidden/>
          </w:rPr>
          <w:fldChar w:fldCharType="begin"/>
        </w:r>
        <w:r>
          <w:rPr>
            <w:noProof/>
            <w:webHidden/>
          </w:rPr>
          <w:instrText xml:space="preserve"> PAGEREF _Toc513984867 \h </w:instrText>
        </w:r>
      </w:ins>
      <w:r>
        <w:rPr>
          <w:noProof/>
          <w:webHidden/>
        </w:rPr>
      </w:r>
      <w:ins w:id="298" w:author="Kazy Nguyen" w:date="2018-05-13T15:34:00Z">
        <w:r>
          <w:rPr>
            <w:noProof/>
            <w:webHidden/>
          </w:rPr>
          <w:fldChar w:fldCharType="separate"/>
        </w:r>
        <w:r>
          <w:rPr>
            <w:noProof/>
            <w:webHidden/>
          </w:rPr>
          <w:t>38</w:t>
        </w:r>
        <w:r>
          <w:rPr>
            <w:noProof/>
            <w:webHidden/>
          </w:rPr>
          <w:fldChar w:fldCharType="end"/>
        </w:r>
        <w:r>
          <w:rPr>
            <w:noProof/>
          </w:rPr>
          <w:fldChar w:fldCharType="end"/>
        </w:r>
      </w:ins>
    </w:p>
    <w:p w:rsidR="00884637" w:rsidRDefault="00884637" w:rsidP="00884637">
      <w:pPr>
        <w:pStyle w:val="TOC1"/>
        <w:rPr>
          <w:ins w:id="299" w:author="Kazy Nguyen" w:date="2018-05-13T15:34:00Z"/>
          <w:rFonts w:asciiTheme="minorHAnsi" w:eastAsiaTheme="minorEastAsia" w:hAnsiTheme="minorHAnsi" w:cstheme="minorBidi"/>
          <w:noProof/>
          <w:sz w:val="22"/>
          <w:szCs w:val="22"/>
          <w:lang w:eastAsia="en-US"/>
        </w:rPr>
      </w:pPr>
      <w:ins w:id="300" w:author="Kazy Nguyen" w:date="2018-05-13T15:34:00Z">
        <w:r>
          <w:fldChar w:fldCharType="begin"/>
        </w:r>
        <w:r>
          <w:instrText xml:space="preserve"> HYPERLINK \l "_Toc513984868" </w:instrText>
        </w:r>
        <w:r>
          <w:fldChar w:fldCharType="separate"/>
        </w:r>
        <w:r w:rsidRPr="009D5A03">
          <w:rPr>
            <w:rStyle w:val="Hyperlink"/>
            <w:noProof/>
          </w:rPr>
          <w:t>Chapter 6 Conclusion</w:t>
        </w:r>
        <w:r>
          <w:rPr>
            <w:noProof/>
            <w:webHidden/>
          </w:rPr>
          <w:tab/>
        </w:r>
        <w:r>
          <w:rPr>
            <w:noProof/>
            <w:webHidden/>
          </w:rPr>
          <w:fldChar w:fldCharType="begin"/>
        </w:r>
        <w:r>
          <w:rPr>
            <w:noProof/>
            <w:webHidden/>
          </w:rPr>
          <w:instrText xml:space="preserve"> PAGEREF _Toc513984868 \h </w:instrText>
        </w:r>
      </w:ins>
      <w:r>
        <w:rPr>
          <w:noProof/>
          <w:webHidden/>
        </w:rPr>
      </w:r>
      <w:ins w:id="301" w:author="Kazy Nguyen" w:date="2018-05-13T15:34:00Z">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1"/>
        <w:rPr>
          <w:ins w:id="302" w:author="Kazy Nguyen" w:date="2018-05-13T15:34:00Z"/>
          <w:rFonts w:asciiTheme="minorHAnsi" w:eastAsiaTheme="minorEastAsia" w:hAnsiTheme="minorHAnsi" w:cstheme="minorBidi"/>
          <w:noProof/>
          <w:sz w:val="22"/>
          <w:szCs w:val="22"/>
          <w:lang w:eastAsia="en-US"/>
        </w:rPr>
      </w:pPr>
      <w:ins w:id="303" w:author="Kazy Nguyen" w:date="2018-05-13T15:34:00Z">
        <w:r>
          <w:fldChar w:fldCharType="begin"/>
        </w:r>
        <w:r>
          <w:instrText xml:space="preserve"> HYPERLINK \l "_Toc513984869" </w:instrText>
        </w:r>
        <w:r>
          <w:fldChar w:fldCharType="separate"/>
        </w:r>
        <w:r w:rsidRPr="009D5A03">
          <w:rPr>
            <w:rStyle w:val="Hyperlink"/>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6</w:t>
        </w:r>
        <w:r>
          <w:rPr>
            <w:rFonts w:asciiTheme="minorHAnsi" w:eastAsiaTheme="minorEastAsia" w:hAnsiTheme="minorHAnsi" w:cstheme="minorBidi"/>
            <w:noProof/>
            <w:sz w:val="22"/>
            <w:szCs w:val="22"/>
            <w:lang w:eastAsia="en-US"/>
          </w:rPr>
          <w:tab/>
        </w:r>
        <w:r w:rsidRPr="009D5A03">
          <w:rPr>
            <w:rStyle w:val="Hyperlink"/>
            <w:noProof/>
          </w:rPr>
          <w:t>Conclusion</w:t>
        </w:r>
        <w:r>
          <w:rPr>
            <w:noProof/>
            <w:webHidden/>
          </w:rPr>
          <w:tab/>
        </w:r>
        <w:r>
          <w:rPr>
            <w:noProof/>
            <w:webHidden/>
          </w:rPr>
          <w:fldChar w:fldCharType="begin"/>
        </w:r>
        <w:r>
          <w:rPr>
            <w:noProof/>
            <w:webHidden/>
          </w:rPr>
          <w:instrText xml:space="preserve"> PAGEREF _Toc513984869 \h </w:instrText>
        </w:r>
      </w:ins>
      <w:r>
        <w:rPr>
          <w:noProof/>
          <w:webHidden/>
        </w:rPr>
      </w:r>
      <w:ins w:id="304" w:author="Kazy Nguyen" w:date="2018-05-13T15:34:00Z">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2"/>
        <w:rPr>
          <w:ins w:id="305" w:author="Kazy Nguyen" w:date="2018-05-13T15:34:00Z"/>
          <w:rFonts w:asciiTheme="minorHAnsi" w:eastAsiaTheme="minorEastAsia" w:hAnsiTheme="minorHAnsi" w:cstheme="minorBidi"/>
          <w:noProof/>
          <w:sz w:val="22"/>
          <w:szCs w:val="22"/>
          <w:lang w:eastAsia="en-US"/>
        </w:rPr>
      </w:pPr>
      <w:ins w:id="306" w:author="Kazy Nguyen" w:date="2018-05-13T15:34:00Z">
        <w:r>
          <w:fldChar w:fldCharType="begin"/>
        </w:r>
        <w:r>
          <w:instrText xml:space="preserve"> HYPERLINK \l "_Toc513984870" </w:instrText>
        </w:r>
        <w:r>
          <w:fldChar w:fldCharType="separate"/>
        </w:r>
        <w:r w:rsidRPr="009D5A03">
          <w:rPr>
            <w:rStyle w:val="Hyperlink"/>
            <w:noProof/>
          </w:rPr>
          <w:t>6.1</w:t>
        </w:r>
        <w:r>
          <w:rPr>
            <w:rFonts w:asciiTheme="minorHAnsi" w:eastAsiaTheme="minorEastAsia" w:hAnsiTheme="minorHAnsi" w:cstheme="minorBidi"/>
            <w:noProof/>
            <w:sz w:val="22"/>
            <w:szCs w:val="22"/>
            <w:lang w:eastAsia="en-US"/>
          </w:rPr>
          <w:tab/>
        </w:r>
        <w:r w:rsidRPr="009D5A03">
          <w:rPr>
            <w:rStyle w:val="Hyperlink"/>
            <w:noProof/>
          </w:rPr>
          <w:t>Before CICD</w:t>
        </w:r>
        <w:r>
          <w:rPr>
            <w:noProof/>
            <w:webHidden/>
          </w:rPr>
          <w:tab/>
        </w:r>
        <w:r>
          <w:rPr>
            <w:noProof/>
            <w:webHidden/>
          </w:rPr>
          <w:fldChar w:fldCharType="begin"/>
        </w:r>
        <w:r>
          <w:rPr>
            <w:noProof/>
            <w:webHidden/>
          </w:rPr>
          <w:instrText xml:space="preserve"> PAGEREF _Toc513984870 \h </w:instrText>
        </w:r>
      </w:ins>
      <w:r>
        <w:rPr>
          <w:noProof/>
          <w:webHidden/>
        </w:rPr>
      </w:r>
      <w:ins w:id="307" w:author="Kazy Nguyen" w:date="2018-05-13T15:34:00Z">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2"/>
        <w:rPr>
          <w:ins w:id="308" w:author="Kazy Nguyen" w:date="2018-05-13T15:34:00Z"/>
          <w:rFonts w:asciiTheme="minorHAnsi" w:eastAsiaTheme="minorEastAsia" w:hAnsiTheme="minorHAnsi" w:cstheme="minorBidi"/>
          <w:noProof/>
          <w:sz w:val="22"/>
          <w:szCs w:val="22"/>
          <w:lang w:eastAsia="en-US"/>
        </w:rPr>
      </w:pPr>
      <w:ins w:id="309" w:author="Kazy Nguyen" w:date="2018-05-13T15:34:00Z">
        <w:r>
          <w:fldChar w:fldCharType="begin"/>
        </w:r>
        <w:r>
          <w:instrText xml:space="preserve"> HYPERLINK \l "_Toc513984871" </w:instrText>
        </w:r>
        <w:r>
          <w:fldChar w:fldCharType="separate"/>
        </w:r>
        <w:r w:rsidRPr="009D5A03">
          <w:rPr>
            <w:rStyle w:val="Hyperlink"/>
            <w:noProof/>
          </w:rPr>
          <w:t>6.2</w:t>
        </w:r>
        <w:r>
          <w:rPr>
            <w:rFonts w:asciiTheme="minorHAnsi" w:eastAsiaTheme="minorEastAsia" w:hAnsiTheme="minorHAnsi" w:cstheme="minorBidi"/>
            <w:noProof/>
            <w:sz w:val="22"/>
            <w:szCs w:val="22"/>
            <w:lang w:eastAsia="en-US"/>
          </w:rPr>
          <w:tab/>
        </w:r>
        <w:r w:rsidRPr="009D5A03">
          <w:rPr>
            <w:rStyle w:val="Hyperlink"/>
            <w:noProof/>
          </w:rPr>
          <w:t>After CICD</w:t>
        </w:r>
        <w:r>
          <w:rPr>
            <w:noProof/>
            <w:webHidden/>
          </w:rPr>
          <w:tab/>
        </w:r>
        <w:r>
          <w:rPr>
            <w:noProof/>
            <w:webHidden/>
          </w:rPr>
          <w:fldChar w:fldCharType="begin"/>
        </w:r>
        <w:r>
          <w:rPr>
            <w:noProof/>
            <w:webHidden/>
          </w:rPr>
          <w:instrText xml:space="preserve"> PAGEREF _Toc513984871 \h </w:instrText>
        </w:r>
      </w:ins>
      <w:r>
        <w:rPr>
          <w:noProof/>
          <w:webHidden/>
        </w:rPr>
      </w:r>
      <w:ins w:id="310" w:author="Kazy Nguyen" w:date="2018-05-13T15:34:00Z">
        <w:r>
          <w:rPr>
            <w:noProof/>
            <w:webHidden/>
          </w:rPr>
          <w:fldChar w:fldCharType="separate"/>
        </w:r>
        <w:r>
          <w:rPr>
            <w:noProof/>
            <w:webHidden/>
          </w:rPr>
          <w:t>39</w:t>
        </w:r>
        <w:r>
          <w:rPr>
            <w:noProof/>
            <w:webHidden/>
          </w:rPr>
          <w:fldChar w:fldCharType="end"/>
        </w:r>
        <w:r>
          <w:rPr>
            <w:noProof/>
          </w:rPr>
          <w:fldChar w:fldCharType="end"/>
        </w:r>
      </w:ins>
    </w:p>
    <w:p w:rsidR="00884637" w:rsidRDefault="00884637" w:rsidP="00884637">
      <w:pPr>
        <w:pStyle w:val="TOC1"/>
        <w:rPr>
          <w:ins w:id="311" w:author="Kazy Nguyen" w:date="2018-05-13T15:34:00Z"/>
          <w:rFonts w:asciiTheme="minorHAnsi" w:eastAsiaTheme="minorEastAsia" w:hAnsiTheme="minorHAnsi" w:cstheme="minorBidi"/>
          <w:noProof/>
          <w:sz w:val="22"/>
          <w:szCs w:val="22"/>
          <w:lang w:eastAsia="en-US"/>
        </w:rPr>
      </w:pPr>
      <w:ins w:id="312" w:author="Kazy Nguyen" w:date="2018-05-13T15:34:00Z">
        <w:r>
          <w:fldChar w:fldCharType="begin"/>
        </w:r>
        <w:r>
          <w:instrText xml:space="preserve"> HYPERLINK \l "_Toc513984872" </w:instrText>
        </w:r>
        <w:r>
          <w:fldChar w:fldCharType="separate"/>
        </w:r>
        <w:r w:rsidRPr="009D5A03">
          <w:rPr>
            <w:rStyle w:val="Hyperlink"/>
            <w:noProof/>
          </w:rPr>
          <w:t>References or Bibliography (if any)</w:t>
        </w:r>
        <w:r>
          <w:rPr>
            <w:noProof/>
            <w:webHidden/>
          </w:rPr>
          <w:tab/>
        </w:r>
        <w:r>
          <w:rPr>
            <w:noProof/>
            <w:webHidden/>
          </w:rPr>
          <w:fldChar w:fldCharType="begin"/>
        </w:r>
        <w:r>
          <w:rPr>
            <w:noProof/>
            <w:webHidden/>
          </w:rPr>
          <w:instrText xml:space="preserve"> PAGEREF _Toc513984872 \h </w:instrText>
        </w:r>
      </w:ins>
      <w:r>
        <w:rPr>
          <w:noProof/>
          <w:webHidden/>
        </w:rPr>
      </w:r>
      <w:ins w:id="313" w:author="Kazy Nguyen" w:date="2018-05-13T15:34:00Z">
        <w:r>
          <w:rPr>
            <w:noProof/>
            <w:webHidden/>
          </w:rPr>
          <w:fldChar w:fldCharType="separate"/>
        </w:r>
        <w:r>
          <w:rPr>
            <w:noProof/>
            <w:webHidden/>
          </w:rPr>
          <w:t>40</w:t>
        </w:r>
        <w:r>
          <w:rPr>
            <w:noProof/>
            <w:webHidden/>
          </w:rPr>
          <w:fldChar w:fldCharType="end"/>
        </w:r>
        <w:r>
          <w:rPr>
            <w:noProof/>
          </w:rPr>
          <w:fldChar w:fldCharType="end"/>
        </w:r>
      </w:ins>
    </w:p>
    <w:p w:rsidR="00884637" w:rsidRDefault="00884637" w:rsidP="00884637">
      <w:pPr>
        <w:pStyle w:val="TOC1"/>
        <w:rPr>
          <w:ins w:id="314" w:author="Kazy Nguyen" w:date="2018-05-13T15:34:00Z"/>
          <w:rFonts w:asciiTheme="minorHAnsi" w:eastAsiaTheme="minorEastAsia" w:hAnsiTheme="minorHAnsi" w:cstheme="minorBidi"/>
          <w:noProof/>
          <w:sz w:val="22"/>
          <w:szCs w:val="22"/>
          <w:lang w:eastAsia="en-US"/>
        </w:rPr>
      </w:pPr>
      <w:ins w:id="315" w:author="Kazy Nguyen" w:date="2018-05-13T15:34:00Z">
        <w:r>
          <w:fldChar w:fldCharType="begin"/>
        </w:r>
        <w:r>
          <w:instrText xml:space="preserve"> HYPERLINK \l "_Toc513984873" </w:instrText>
        </w:r>
        <w:r>
          <w:fldChar w:fldCharType="separate"/>
        </w:r>
        <w:r w:rsidRPr="009D5A03">
          <w:rPr>
            <w:rStyle w:val="Hyperlink"/>
            <w:noProof/>
          </w:rPr>
          <w:t>Appendices (if any)</w:t>
        </w:r>
        <w:r>
          <w:rPr>
            <w:noProof/>
            <w:webHidden/>
          </w:rPr>
          <w:tab/>
        </w:r>
        <w:r>
          <w:rPr>
            <w:noProof/>
            <w:webHidden/>
          </w:rPr>
          <w:fldChar w:fldCharType="begin"/>
        </w:r>
        <w:r>
          <w:rPr>
            <w:noProof/>
            <w:webHidden/>
          </w:rPr>
          <w:instrText xml:space="preserve"> PAGEREF _Toc513984873 \h </w:instrText>
        </w:r>
      </w:ins>
      <w:r>
        <w:rPr>
          <w:noProof/>
          <w:webHidden/>
        </w:rPr>
      </w:r>
      <w:ins w:id="316" w:author="Kazy Nguyen" w:date="2018-05-13T15:34:00Z">
        <w:r>
          <w:rPr>
            <w:noProof/>
            <w:webHidden/>
          </w:rPr>
          <w:fldChar w:fldCharType="separate"/>
        </w:r>
        <w:r>
          <w:rPr>
            <w:noProof/>
            <w:webHidden/>
          </w:rPr>
          <w:t>41</w:t>
        </w:r>
        <w:r>
          <w:rPr>
            <w:noProof/>
            <w:webHidden/>
          </w:rPr>
          <w:fldChar w:fldCharType="end"/>
        </w:r>
        <w:r>
          <w:rPr>
            <w:noProof/>
          </w:rPr>
          <w:fldChar w:fldCharType="end"/>
        </w:r>
      </w:ins>
    </w:p>
    <w:p w:rsidR="00884637" w:rsidRDefault="00884637" w:rsidP="00884637">
      <w:pPr>
        <w:pStyle w:val="TOC1"/>
        <w:rPr>
          <w:ins w:id="317" w:author="Kazy Nguyen" w:date="2018-05-13T15:34:00Z"/>
          <w:rFonts w:asciiTheme="minorHAnsi" w:eastAsiaTheme="minorEastAsia" w:hAnsiTheme="minorHAnsi" w:cstheme="minorBidi"/>
          <w:noProof/>
          <w:sz w:val="22"/>
          <w:szCs w:val="22"/>
          <w:lang w:eastAsia="en-US"/>
        </w:rPr>
      </w:pPr>
      <w:ins w:id="318" w:author="Kazy Nguyen" w:date="2018-05-13T15:34:00Z">
        <w:r>
          <w:fldChar w:fldCharType="begin"/>
        </w:r>
        <w:r>
          <w:instrText xml:space="preserve"> HYPERLINK \l "_Toc513984874" </w:instrText>
        </w:r>
        <w:r>
          <w:fldChar w:fldCharType="separate"/>
        </w:r>
        <w:r w:rsidRPr="009D5A03">
          <w:rPr>
            <w:rStyle w:val="Hyperlink"/>
            <w:noProof/>
          </w:rPr>
          <w:t>Copyright Acknowledgements (if any)</w:t>
        </w:r>
        <w:r>
          <w:rPr>
            <w:noProof/>
            <w:webHidden/>
          </w:rPr>
          <w:tab/>
        </w:r>
        <w:r>
          <w:rPr>
            <w:noProof/>
            <w:webHidden/>
          </w:rPr>
          <w:fldChar w:fldCharType="begin"/>
        </w:r>
        <w:r>
          <w:rPr>
            <w:noProof/>
            <w:webHidden/>
          </w:rPr>
          <w:instrText xml:space="preserve"> PAGEREF _Toc513984874 \h </w:instrText>
        </w:r>
      </w:ins>
      <w:r>
        <w:rPr>
          <w:noProof/>
          <w:webHidden/>
        </w:rPr>
      </w:r>
      <w:ins w:id="319" w:author="Kazy Nguyen" w:date="2018-05-13T15:34:00Z">
        <w:r>
          <w:rPr>
            <w:noProof/>
            <w:webHidden/>
          </w:rPr>
          <w:fldChar w:fldCharType="separate"/>
        </w:r>
        <w:r>
          <w:rPr>
            <w:noProof/>
            <w:webHidden/>
          </w:rPr>
          <w:t>42</w:t>
        </w:r>
        <w:r>
          <w:rPr>
            <w:noProof/>
            <w:webHidden/>
          </w:rPr>
          <w:fldChar w:fldCharType="end"/>
        </w:r>
        <w:r>
          <w:rPr>
            <w:noProof/>
          </w:rPr>
          <w:fldChar w:fldCharType="end"/>
        </w:r>
      </w:ins>
    </w:p>
    <w:p w:rsidR="00884637" w:rsidRDefault="00884637" w:rsidP="00884637">
      <w:pPr>
        <w:rPr>
          <w:ins w:id="320" w:author="Kazy Nguyen" w:date="2018-05-13T15:34:00Z"/>
        </w:rPr>
      </w:pPr>
      <w:ins w:id="321" w:author="Kazy Nguyen" w:date="2018-05-13T15:34:00Z">
        <w:r>
          <w:rPr>
            <w:b/>
            <w:bCs/>
            <w:noProof/>
          </w:rPr>
          <w:fldChar w:fldCharType="end"/>
        </w:r>
      </w:ins>
    </w:p>
    <w:p w:rsidR="00884637" w:rsidRPr="00B15A06" w:rsidRDefault="00884637" w:rsidP="00884637">
      <w:pPr>
        <w:rPr>
          <w:ins w:id="322" w:author="Kazy Nguyen" w:date="2018-05-13T15:34:00Z"/>
        </w:rPr>
      </w:pPr>
    </w:p>
    <w:p w:rsidR="00884637" w:rsidRDefault="00884637" w:rsidP="00884637">
      <w:pPr>
        <w:pStyle w:val="Chapter"/>
        <w:rPr>
          <w:ins w:id="323" w:author="Kazy Nguyen" w:date="2018-05-13T15:34:00Z"/>
        </w:rPr>
      </w:pPr>
      <w:bookmarkStart w:id="324" w:name="_Toc513984799"/>
      <w:ins w:id="325" w:author="Kazy Nguyen" w:date="2018-05-13T15:34:00Z">
        <w:r>
          <w:lastRenderedPageBreak/>
          <w:t>List of Tables (if any)</w:t>
        </w:r>
        <w:bookmarkEnd w:id="324"/>
      </w:ins>
    </w:p>
    <w:p w:rsidR="00884637" w:rsidRPr="0049603F" w:rsidRDefault="00884637" w:rsidP="00884637">
      <w:pPr>
        <w:rPr>
          <w:ins w:id="326" w:author="Kazy Nguyen" w:date="2018-05-13T15:34:00Z"/>
        </w:rPr>
      </w:pPr>
    </w:p>
    <w:p w:rsidR="00884637" w:rsidRDefault="00884637" w:rsidP="00884637">
      <w:pPr>
        <w:pStyle w:val="Chapter"/>
        <w:rPr>
          <w:ins w:id="327" w:author="Kazy Nguyen" w:date="2018-05-13T15:34:00Z"/>
        </w:rPr>
      </w:pPr>
      <w:bookmarkStart w:id="328" w:name="_Toc513984800"/>
      <w:ins w:id="329" w:author="Kazy Nguyen" w:date="2018-05-13T15:34:00Z">
        <w:r>
          <w:lastRenderedPageBreak/>
          <w:t>List of Plates (if any)</w:t>
        </w:r>
        <w:bookmarkEnd w:id="328"/>
      </w:ins>
    </w:p>
    <w:p w:rsidR="00884637" w:rsidRPr="00B0399B" w:rsidRDefault="00884637" w:rsidP="00884637">
      <w:pPr>
        <w:rPr>
          <w:ins w:id="330" w:author="Kazy Nguyen" w:date="2018-05-13T15:34:00Z"/>
        </w:rPr>
      </w:pPr>
    </w:p>
    <w:p w:rsidR="00884637" w:rsidRDefault="00884637" w:rsidP="00884637">
      <w:pPr>
        <w:pStyle w:val="Chapter"/>
        <w:rPr>
          <w:ins w:id="331" w:author="Kazy Nguyen" w:date="2018-05-13T15:34:00Z"/>
        </w:rPr>
      </w:pPr>
      <w:bookmarkStart w:id="332" w:name="_Toc513984801"/>
      <w:ins w:id="333" w:author="Kazy Nguyen" w:date="2018-05-13T15:34:00Z">
        <w:r>
          <w:lastRenderedPageBreak/>
          <w:t>List of Figures (if any)</w:t>
        </w:r>
        <w:bookmarkEnd w:id="332"/>
      </w:ins>
    </w:p>
    <w:p w:rsidR="00884637" w:rsidRDefault="00884637" w:rsidP="00884637">
      <w:pPr>
        <w:pStyle w:val="TableofFigures"/>
        <w:tabs>
          <w:tab w:val="right" w:leader="dot" w:pos="9356"/>
        </w:tabs>
        <w:rPr>
          <w:ins w:id="334" w:author="Kazy Nguyen" w:date="2018-05-13T15:34:00Z"/>
          <w:rFonts w:asciiTheme="minorHAnsi" w:eastAsiaTheme="minorEastAsia" w:hAnsiTheme="minorHAnsi" w:cstheme="minorBidi"/>
          <w:noProof/>
          <w:sz w:val="22"/>
          <w:szCs w:val="22"/>
          <w:lang w:eastAsia="en-US"/>
        </w:rPr>
      </w:pPr>
      <w:ins w:id="335" w:author="Kazy Nguyen" w:date="2018-05-13T15:34:00Z">
        <w:r>
          <w:fldChar w:fldCharType="begin"/>
        </w:r>
        <w:r>
          <w:instrText xml:space="preserve"> TOC \h \z \c "Figure" </w:instrText>
        </w:r>
        <w:r>
          <w:fldChar w:fldCharType="separate"/>
        </w:r>
        <w:r w:rsidRPr="006323B6">
          <w:rPr>
            <w:rStyle w:val="Hyperlink"/>
            <w:noProof/>
          </w:rPr>
          <w:fldChar w:fldCharType="begin"/>
        </w:r>
        <w:r w:rsidRPr="006323B6">
          <w:rPr>
            <w:rStyle w:val="Hyperlink"/>
            <w:noProof/>
          </w:rPr>
          <w:instrText xml:space="preserve"> </w:instrText>
        </w:r>
        <w:r>
          <w:rPr>
            <w:noProof/>
          </w:rPr>
          <w:instrText>HYPERLINK \l "_Toc513911665"</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1 - Iterative Development Process</w:t>
        </w:r>
        <w:r>
          <w:rPr>
            <w:noProof/>
            <w:webHidden/>
          </w:rPr>
          <w:tab/>
        </w:r>
        <w:r>
          <w:rPr>
            <w:noProof/>
            <w:webHidden/>
          </w:rPr>
          <w:fldChar w:fldCharType="begin"/>
        </w:r>
        <w:r>
          <w:rPr>
            <w:noProof/>
            <w:webHidden/>
          </w:rPr>
          <w:instrText xml:space="preserve"> PAGEREF _Toc513911665 \h </w:instrText>
        </w:r>
      </w:ins>
      <w:r>
        <w:rPr>
          <w:noProof/>
          <w:webHidden/>
        </w:rPr>
      </w:r>
      <w:ins w:id="336" w:author="Kazy Nguyen" w:date="2018-05-13T15:34:00Z">
        <w:r>
          <w:rPr>
            <w:noProof/>
            <w:webHidden/>
          </w:rPr>
          <w:fldChar w:fldCharType="separate"/>
        </w:r>
        <w:r>
          <w:rPr>
            <w:noProof/>
            <w:webHidden/>
          </w:rPr>
          <w:t>3</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337" w:author="Kazy Nguyen" w:date="2018-05-13T15:34:00Z"/>
          <w:rFonts w:asciiTheme="minorHAnsi" w:eastAsiaTheme="minorEastAsia" w:hAnsiTheme="minorHAnsi" w:cstheme="minorBidi"/>
          <w:noProof/>
          <w:sz w:val="22"/>
          <w:szCs w:val="22"/>
          <w:lang w:eastAsia="en-US"/>
        </w:rPr>
      </w:pPr>
      <w:ins w:id="338"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"_Toc513911666"</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2 - Rational Unified Process</w:t>
        </w:r>
        <w:r>
          <w:rPr>
            <w:noProof/>
            <w:webHidden/>
          </w:rPr>
          <w:tab/>
        </w:r>
        <w:r>
          <w:rPr>
            <w:noProof/>
            <w:webHidden/>
          </w:rPr>
          <w:fldChar w:fldCharType="begin"/>
        </w:r>
        <w:r>
          <w:rPr>
            <w:noProof/>
            <w:webHidden/>
          </w:rPr>
          <w:instrText xml:space="preserve"> PAGEREF _Toc513911666 \h </w:instrText>
        </w:r>
      </w:ins>
      <w:r>
        <w:rPr>
          <w:noProof/>
          <w:webHidden/>
        </w:rPr>
      </w:r>
      <w:ins w:id="339" w:author="Kazy Nguyen" w:date="2018-05-13T15:34:00Z">
        <w:r>
          <w:rPr>
            <w:noProof/>
            <w:webHidden/>
          </w:rPr>
          <w:fldChar w:fldCharType="separate"/>
        </w:r>
        <w:r>
          <w:rPr>
            <w:noProof/>
            <w:webHidden/>
          </w:rPr>
          <w:t>8</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340" w:author="Kazy Nguyen" w:date="2018-05-13T15:34:00Z"/>
          <w:rFonts w:asciiTheme="minorHAnsi" w:eastAsiaTheme="minorEastAsia" w:hAnsiTheme="minorHAnsi" w:cstheme="minorBidi"/>
          <w:noProof/>
          <w:sz w:val="22"/>
          <w:szCs w:val="22"/>
          <w:lang w:eastAsia="en-US"/>
        </w:rPr>
      </w:pPr>
      <w:ins w:id="341"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"_Toc513911667"</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3 - Values of Agile Manifesto</w:t>
        </w:r>
        <w:r>
          <w:rPr>
            <w:noProof/>
            <w:webHidden/>
          </w:rPr>
          <w:tab/>
        </w:r>
        <w:r>
          <w:rPr>
            <w:noProof/>
            <w:webHidden/>
          </w:rPr>
          <w:fldChar w:fldCharType="begin"/>
        </w:r>
        <w:r>
          <w:rPr>
            <w:noProof/>
            <w:webHidden/>
          </w:rPr>
          <w:instrText xml:space="preserve"> PAGEREF _Toc513911667 \h </w:instrText>
        </w:r>
      </w:ins>
      <w:r>
        <w:rPr>
          <w:noProof/>
          <w:webHidden/>
        </w:rPr>
      </w:r>
      <w:ins w:id="342" w:author="Kazy Nguyen" w:date="2018-05-13T15:34:00Z">
        <w:r>
          <w:rPr>
            <w:noProof/>
            <w:webHidden/>
          </w:rPr>
          <w:fldChar w:fldCharType="separate"/>
        </w:r>
        <w:r>
          <w:rPr>
            <w:noProof/>
            <w:webHidden/>
          </w:rPr>
          <w:t>9</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343" w:author="Kazy Nguyen" w:date="2018-05-13T15:34:00Z"/>
          <w:rFonts w:asciiTheme="minorHAnsi" w:eastAsiaTheme="minorEastAsia" w:hAnsiTheme="minorHAnsi" w:cstheme="minorBidi"/>
          <w:noProof/>
          <w:sz w:val="22"/>
          <w:szCs w:val="22"/>
          <w:lang w:eastAsia="en-US"/>
        </w:rPr>
      </w:pPr>
      <w:ins w:id="344"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"_Toc513911668"</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4 - Subway Map to Agile Practices</w:t>
        </w:r>
        <w:r>
          <w:rPr>
            <w:noProof/>
            <w:webHidden/>
          </w:rPr>
          <w:tab/>
        </w:r>
        <w:r>
          <w:rPr>
            <w:noProof/>
            <w:webHidden/>
          </w:rPr>
          <w:fldChar w:fldCharType="begin"/>
        </w:r>
        <w:r>
          <w:rPr>
            <w:noProof/>
            <w:webHidden/>
          </w:rPr>
          <w:instrText xml:space="preserve"> PAGEREF _Toc513911668 \h </w:instrText>
        </w:r>
      </w:ins>
      <w:r>
        <w:rPr>
          <w:noProof/>
          <w:webHidden/>
        </w:rPr>
      </w:r>
      <w:ins w:id="345" w:author="Kazy Nguyen" w:date="2018-05-13T15:34:00Z">
        <w:r>
          <w:rPr>
            <w:noProof/>
            <w:webHidden/>
          </w:rPr>
          <w:fldChar w:fldCharType="separate"/>
        </w:r>
        <w:r>
          <w:rPr>
            <w:noProof/>
            <w:webHidden/>
          </w:rPr>
          <w:t>11</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346" w:author="Kazy Nguyen" w:date="2018-05-13T15:34:00Z"/>
          <w:rFonts w:asciiTheme="minorHAnsi" w:eastAsiaTheme="minorEastAsia" w:hAnsiTheme="minorHAnsi" w:cstheme="minorBidi"/>
          <w:noProof/>
          <w:sz w:val="22"/>
          <w:szCs w:val="22"/>
          <w:lang w:eastAsia="en-US"/>
        </w:rPr>
      </w:pPr>
      <w:ins w:id="347"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"_Toc513911669"</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5 - SCRUM process</w:t>
        </w:r>
        <w:r>
          <w:rPr>
            <w:noProof/>
            <w:webHidden/>
          </w:rPr>
          <w:tab/>
        </w:r>
        <w:r>
          <w:rPr>
            <w:noProof/>
            <w:webHidden/>
          </w:rPr>
          <w:fldChar w:fldCharType="begin"/>
        </w:r>
        <w:r>
          <w:rPr>
            <w:noProof/>
            <w:webHidden/>
          </w:rPr>
          <w:instrText xml:space="preserve"> PAGEREF _Toc513911669 \h </w:instrText>
        </w:r>
      </w:ins>
      <w:r>
        <w:rPr>
          <w:noProof/>
          <w:webHidden/>
        </w:rPr>
      </w:r>
      <w:ins w:id="348" w:author="Kazy Nguyen" w:date="2018-05-13T15:34:00Z">
        <w:r>
          <w:rPr>
            <w:noProof/>
            <w:webHidden/>
          </w:rPr>
          <w:fldChar w:fldCharType="separate"/>
        </w:r>
        <w:r>
          <w:rPr>
            <w:noProof/>
            <w:webHidden/>
          </w:rPr>
          <w:t>13</w:t>
        </w:r>
        <w:r>
          <w:rPr>
            <w:noProof/>
            <w:webHidden/>
          </w:rPr>
          <w:fldChar w:fldCharType="end"/>
        </w:r>
        <w:r w:rsidRPr="006323B6">
          <w:rPr>
            <w:rStyle w:val="Hyperlink"/>
            <w:noProof/>
          </w:rPr>
          <w:fldChar w:fldCharType="end"/>
        </w:r>
      </w:ins>
    </w:p>
    <w:p w:rsidR="00884637" w:rsidRDefault="00884637" w:rsidP="00884637">
      <w:pPr>
        <w:pStyle w:val="TableofFigures"/>
        <w:tabs>
          <w:tab w:val="right" w:leader="dot" w:pos="9356"/>
        </w:tabs>
        <w:rPr>
          <w:ins w:id="349" w:author="Kazy Nguyen" w:date="2018-05-13T15:34:00Z"/>
          <w:rFonts w:asciiTheme="minorHAnsi" w:eastAsiaTheme="minorEastAsia" w:hAnsiTheme="minorHAnsi" w:cstheme="minorBidi"/>
          <w:noProof/>
          <w:sz w:val="22"/>
          <w:szCs w:val="22"/>
          <w:lang w:eastAsia="en-US"/>
        </w:rPr>
      </w:pPr>
      <w:ins w:id="350" w:author="Kazy Nguyen" w:date="2018-05-13T15:34:00Z">
        <w:r w:rsidRPr="006323B6">
          <w:rPr>
            <w:rStyle w:val="Hyperlink"/>
            <w:noProof/>
          </w:rPr>
          <w:fldChar w:fldCharType="begin"/>
        </w:r>
        <w:r w:rsidRPr="006323B6">
          <w:rPr>
            <w:rStyle w:val="Hyperlink"/>
            <w:noProof/>
          </w:rPr>
          <w:instrText xml:space="preserve"> </w:instrText>
        </w:r>
        <w:r>
          <w:rPr>
            <w:noProof/>
          </w:rPr>
          <w:instrText>HYPERLINK \l "_Toc513911670"</w:instrText>
        </w:r>
        <w:r w:rsidRPr="006323B6">
          <w:rPr>
            <w:rStyle w:val="Hyperlink"/>
            <w:noProof/>
          </w:rPr>
          <w:instrText xml:space="preserve"> </w:instrText>
        </w:r>
        <w:r w:rsidRPr="006323B6">
          <w:rPr>
            <w:rStyle w:val="Hyperlink"/>
            <w:noProof/>
          </w:rPr>
          <w:fldChar w:fldCharType="separate"/>
        </w:r>
        <w:r w:rsidRPr="006323B6">
          <w:rPr>
            <w:rStyle w:val="Hyperlink"/>
            <w:noProof/>
          </w:rPr>
          <w:t>Figure 6 - Comparison of some Automation Testing frameworks</w:t>
        </w:r>
        <w:r>
          <w:rPr>
            <w:noProof/>
            <w:webHidden/>
          </w:rPr>
          <w:tab/>
        </w:r>
        <w:r>
          <w:rPr>
            <w:noProof/>
            <w:webHidden/>
          </w:rPr>
          <w:fldChar w:fldCharType="begin"/>
        </w:r>
        <w:r>
          <w:rPr>
            <w:noProof/>
            <w:webHidden/>
          </w:rPr>
          <w:instrText xml:space="preserve"> PAGEREF _Toc513911670 \h </w:instrText>
        </w:r>
      </w:ins>
      <w:r>
        <w:rPr>
          <w:noProof/>
          <w:webHidden/>
        </w:rPr>
      </w:r>
      <w:ins w:id="351" w:author="Kazy Nguyen" w:date="2018-05-13T15:34:00Z">
        <w:r>
          <w:rPr>
            <w:noProof/>
            <w:webHidden/>
          </w:rPr>
          <w:fldChar w:fldCharType="separate"/>
        </w:r>
        <w:r>
          <w:rPr>
            <w:noProof/>
            <w:webHidden/>
          </w:rPr>
          <w:t>18</w:t>
        </w:r>
        <w:r>
          <w:rPr>
            <w:noProof/>
            <w:webHidden/>
          </w:rPr>
          <w:fldChar w:fldCharType="end"/>
        </w:r>
        <w:r w:rsidRPr="006323B6">
          <w:rPr>
            <w:rStyle w:val="Hyperlink"/>
            <w:noProof/>
          </w:rPr>
          <w:fldChar w:fldCharType="end"/>
        </w:r>
      </w:ins>
    </w:p>
    <w:p w:rsidR="00884637" w:rsidRPr="007B10C8" w:rsidRDefault="00884637" w:rsidP="00884637">
      <w:pPr>
        <w:rPr>
          <w:ins w:id="352" w:author="Kazy Nguyen" w:date="2018-05-13T15:34:00Z"/>
        </w:rPr>
      </w:pPr>
      <w:ins w:id="353" w:author="Kazy Nguyen" w:date="2018-05-13T15:34:00Z">
        <w:r>
          <w:fldChar w:fldCharType="end"/>
        </w:r>
      </w:ins>
    </w:p>
    <w:p w:rsidR="00884637" w:rsidRDefault="00884637" w:rsidP="00884637">
      <w:pPr>
        <w:pStyle w:val="Chapter"/>
        <w:rPr>
          <w:ins w:id="354" w:author="Kazy Nguyen" w:date="2018-05-13T15:34:00Z"/>
        </w:rPr>
      </w:pPr>
      <w:bookmarkStart w:id="355" w:name="_Toc513984802"/>
      <w:ins w:id="356" w:author="Kazy Nguyen" w:date="2018-05-13T15:34:00Z">
        <w:r>
          <w:lastRenderedPageBreak/>
          <w:t>List of Appendices (if any)</w:t>
        </w:r>
        <w:bookmarkEnd w:id="355"/>
      </w:ins>
    </w:p>
    <w:p w:rsidR="00884637" w:rsidRDefault="00884637" w:rsidP="00884637">
      <w:pPr>
        <w:rPr>
          <w:ins w:id="357" w:author="Kazy Nguyen" w:date="2018-05-13T15:34:00Z"/>
        </w:rPr>
      </w:pPr>
    </w:p>
    <w:p w:rsidR="00884637" w:rsidRDefault="00884637" w:rsidP="00884637">
      <w:pPr>
        <w:rPr>
          <w:ins w:id="358" w:author="Kazy Nguyen" w:date="2018-05-13T15:34:00Z"/>
        </w:rPr>
      </w:pPr>
    </w:p>
    <w:p w:rsidR="00884637" w:rsidRDefault="00884637" w:rsidP="00884637">
      <w:pPr>
        <w:rPr>
          <w:ins w:id="359" w:author="Kazy Nguyen" w:date="2018-05-13T15:34:00Z"/>
        </w:rPr>
        <w:sectPr w:rsidR="00884637" w:rsidSect="006B022F">
          <w:type w:val="continuous"/>
          <w:pgSz w:w="12240" w:h="15840" w:code="1"/>
          <w:pgMar w:top="1440" w:right="1077" w:bottom="1077" w:left="1797" w:header="720" w:footer="720" w:gutter="0"/>
          <w:pgNumType w:start="1"/>
          <w:cols w:space="720"/>
          <w:titlePg/>
          <w:docGrid w:linePitch="360"/>
        </w:sectPr>
      </w:pPr>
    </w:p>
    <w:p w:rsidR="00884637" w:rsidRDefault="00884637" w:rsidP="00884637">
      <w:pPr>
        <w:pStyle w:val="chapternum"/>
        <w:rPr>
          <w:ins w:id="360" w:author="Kazy Nguyen" w:date="2018-05-13T15:34:00Z"/>
        </w:rPr>
      </w:pPr>
      <w:ins w:id="361" w:author="Kazy Nguyen" w:date="2018-05-13T15:34:00Z">
        <w:r>
          <w:lastRenderedPageBreak/>
          <w:br/>
        </w:r>
        <w:bookmarkStart w:id="362" w:name="_Toc513984803"/>
        <w:r>
          <w:t>Introduction</w:t>
        </w:r>
        <w:bookmarkEnd w:id="362"/>
      </w:ins>
    </w:p>
    <w:p w:rsidR="00884637" w:rsidRDefault="00884637" w:rsidP="00884637">
      <w:pPr>
        <w:jc w:val="both"/>
        <w:rPr>
          <w:ins w:id="363" w:author="Kazy Nguyen" w:date="2018-05-13T15:34:00Z"/>
        </w:rPr>
      </w:pPr>
      <w:ins w:id="364" w:author="Kazy Nguyen" w:date="2018-05-13T15:34:00Z">
        <w:r>
          <w:t>The main body of your thesis begins here.</w:t>
        </w:r>
      </w:ins>
    </w:p>
    <w:p w:rsidR="00884637" w:rsidRDefault="00884637" w:rsidP="00884637">
      <w:pPr>
        <w:pStyle w:val="Heading1"/>
        <w:jc w:val="both"/>
        <w:rPr>
          <w:ins w:id="365" w:author="Kazy Nguyen" w:date="2018-05-13T15:34:00Z"/>
        </w:rPr>
      </w:pPr>
      <w:bookmarkStart w:id="366" w:name="_Toc513984804"/>
      <w:ins w:id="367" w:author="Kazy Nguyen" w:date="2018-05-13T15:34:00Z">
        <w:r>
          <w:t>Introduction</w:t>
        </w:r>
        <w:bookmarkEnd w:id="366"/>
      </w:ins>
    </w:p>
    <w:p w:rsidR="00884637" w:rsidRPr="008B6984" w:rsidRDefault="00884637" w:rsidP="00884637">
      <w:pPr>
        <w:pStyle w:val="Heading2"/>
        <w:jc w:val="both"/>
        <w:rPr>
          <w:ins w:id="368" w:author="Kazy Nguyen" w:date="2018-05-13T15:34:00Z"/>
        </w:rPr>
      </w:pPr>
      <w:bookmarkStart w:id="369" w:name="_Toc513984805"/>
      <w:ins w:id="370" w:author="Kazy Nguyen" w:date="2018-05-13T15:34:00Z">
        <w:r>
          <w:t>Mission of the thesis</w:t>
        </w:r>
        <w:bookmarkEnd w:id="369"/>
      </w:ins>
    </w:p>
    <w:p w:rsidR="00884637" w:rsidRPr="00B532F2" w:rsidRDefault="00884637" w:rsidP="00884637">
      <w:pPr>
        <w:pStyle w:val="BodyText"/>
        <w:jc w:val="both"/>
        <w:rPr>
          <w:ins w:id="371" w:author="Kazy Nguyen" w:date="2018-05-13T15:34:00Z"/>
          <w:color w:val="FF0000"/>
        </w:rPr>
      </w:pPr>
      <w:ins w:id="372"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proofErr w:type="spellStart"/>
        <w:r w:rsidRPr="00B532F2">
          <w:rPr>
            <w:color w:val="FF0000"/>
          </w:rPr>
          <w:t>lại</w:t>
        </w:r>
        <w:proofErr w:type="spellEnd"/>
        <w:r w:rsidRPr="00B532F2">
          <w:rPr>
            <w:color w:val="FF0000"/>
          </w:rPr>
          <w:t>*</w:t>
        </w:r>
      </w:ins>
    </w:p>
    <w:p w:rsidR="00884637" w:rsidRDefault="00884637" w:rsidP="00884637">
      <w:pPr>
        <w:pStyle w:val="BodyText"/>
        <w:jc w:val="both"/>
        <w:rPr>
          <w:ins w:id="373" w:author="Kazy Nguyen" w:date="2018-05-13T15:34:00Z"/>
        </w:rPr>
      </w:pPr>
      <w:ins w:id="374" w:author="Kazy Nguyen" w:date="2018-05-13T15:34:00Z">
        <w:r>
          <w:t>My thesis focus on the use of continuous integration in web application development, oriented the management point of view. This is aim to bring a complex view on best practices of the continuous integration regarded as a part of a development life cycle and to analyze them based on a practical use with a strong focus on quality, but also with respect to price and time. The secondary aim is to introduce a set of tools which fits well into the continuous integration process.</w:t>
        </w:r>
      </w:ins>
    </w:p>
    <w:p w:rsidR="00884637" w:rsidRPr="008B6984" w:rsidRDefault="00884637" w:rsidP="00884637">
      <w:pPr>
        <w:pStyle w:val="Heading2"/>
        <w:jc w:val="both"/>
        <w:rPr>
          <w:ins w:id="375" w:author="Kazy Nguyen" w:date="2018-05-13T15:34:00Z"/>
        </w:rPr>
      </w:pPr>
      <w:bookmarkStart w:id="376" w:name="_Toc513984806"/>
      <w:ins w:id="377" w:author="Kazy Nguyen" w:date="2018-05-13T15:34:00Z">
        <w:r>
          <w:t>Outline of the thesis</w:t>
        </w:r>
        <w:bookmarkEnd w:id="376"/>
      </w:ins>
    </w:p>
    <w:p w:rsidR="00884637" w:rsidRDefault="00884637" w:rsidP="00884637">
      <w:pPr>
        <w:pStyle w:val="BodyText"/>
        <w:jc w:val="both"/>
        <w:rPr>
          <w:ins w:id="378" w:author="Kazy Nguyen" w:date="2018-05-13T15:34:00Z"/>
          <w:color w:val="FF0000"/>
        </w:rPr>
      </w:pPr>
      <w:ins w:id="379"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Pr>
            <w:color w:val="FF0000"/>
          </w:rPr>
          <w:t xml:space="preserve">, </w:t>
        </w:r>
        <w:proofErr w:type="spellStart"/>
        <w:r>
          <w:rPr>
            <w:color w:val="FF0000"/>
          </w:rPr>
          <w:t>để</w:t>
        </w:r>
        <w:proofErr w:type="spellEnd"/>
        <w:r>
          <w:rPr>
            <w:color w:val="FF0000"/>
          </w:rPr>
          <w:t xml:space="preserve"> </w:t>
        </w:r>
        <w:proofErr w:type="spellStart"/>
        <w:r>
          <w:rPr>
            <w:color w:val="FF0000"/>
          </w:rPr>
          <w:t>sau</w:t>
        </w:r>
        <w:proofErr w:type="spellEnd"/>
        <w:r w:rsidRPr="00B532F2">
          <w:rPr>
            <w:color w:val="FF0000"/>
          </w:rPr>
          <w:t xml:space="preserve"> *</w:t>
        </w:r>
      </w:ins>
    </w:p>
    <w:p w:rsidR="00884637" w:rsidRPr="008B6984" w:rsidRDefault="00884637" w:rsidP="00884637">
      <w:pPr>
        <w:pStyle w:val="Heading2"/>
        <w:jc w:val="both"/>
        <w:rPr>
          <w:ins w:id="380" w:author="Kazy Nguyen" w:date="2018-05-13T15:34:00Z"/>
        </w:rPr>
      </w:pPr>
      <w:bookmarkStart w:id="381" w:name="_Toc513984807"/>
      <w:ins w:id="382" w:author="Kazy Nguyen" w:date="2018-05-13T15:34:00Z">
        <w:r>
          <w:t>Introduction of the thesis</w:t>
        </w:r>
        <w:bookmarkEnd w:id="381"/>
      </w:ins>
    </w:p>
    <w:p w:rsidR="00884637" w:rsidRPr="00B532F2" w:rsidRDefault="00884637" w:rsidP="00884637">
      <w:pPr>
        <w:pStyle w:val="BodyText"/>
        <w:jc w:val="both"/>
        <w:rPr>
          <w:ins w:id="383" w:author="Kazy Nguyen" w:date="2018-05-13T15:34:00Z"/>
          <w:color w:val="FF0000"/>
        </w:rPr>
      </w:pPr>
      <w:ins w:id="384"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Pr>
            <w:color w:val="FF0000"/>
          </w:rPr>
          <w:t xml:space="preserve">, </w:t>
        </w:r>
        <w:proofErr w:type="spellStart"/>
        <w:r>
          <w:rPr>
            <w:color w:val="FF0000"/>
          </w:rPr>
          <w:t>để</w:t>
        </w:r>
        <w:proofErr w:type="spellEnd"/>
        <w:r>
          <w:rPr>
            <w:color w:val="FF0000"/>
          </w:rPr>
          <w:t xml:space="preserve"> </w:t>
        </w:r>
        <w:proofErr w:type="spellStart"/>
        <w:r>
          <w:rPr>
            <w:color w:val="FF0000"/>
          </w:rPr>
          <w:t>hoàn</w:t>
        </w:r>
        <w:proofErr w:type="spellEnd"/>
        <w:r>
          <w:rPr>
            <w:color w:val="FF0000"/>
          </w:rPr>
          <w:t xml:space="preserve"> </w:t>
        </w:r>
        <w:proofErr w:type="spellStart"/>
        <w:r>
          <w:rPr>
            <w:color w:val="FF0000"/>
          </w:rPr>
          <w:t>thiện</w:t>
        </w:r>
        <w:proofErr w:type="spellEnd"/>
        <w:r>
          <w:rPr>
            <w:color w:val="FF0000"/>
          </w:rPr>
          <w:t xml:space="preserve"> </w:t>
        </w:r>
        <w:proofErr w:type="spellStart"/>
        <w:r>
          <w:rPr>
            <w:color w:val="FF0000"/>
          </w:rPr>
          <w:t>sau</w:t>
        </w:r>
        <w:proofErr w:type="spellEnd"/>
        <w:r w:rsidRPr="00B532F2">
          <w:rPr>
            <w:color w:val="FF0000"/>
          </w:rPr>
          <w:t xml:space="preserve"> *</w:t>
        </w:r>
      </w:ins>
    </w:p>
    <w:p w:rsidR="00884637" w:rsidRPr="00B532F2" w:rsidRDefault="00884637" w:rsidP="00884637">
      <w:pPr>
        <w:pStyle w:val="BodyText"/>
        <w:jc w:val="both"/>
        <w:rPr>
          <w:ins w:id="385" w:author="Kazy Nguyen" w:date="2018-05-13T15:34:00Z"/>
          <w:color w:val="FF0000"/>
        </w:rPr>
      </w:pPr>
    </w:p>
    <w:p w:rsidR="00884637" w:rsidRDefault="00884637" w:rsidP="00884637">
      <w:pPr>
        <w:pStyle w:val="chapternum"/>
        <w:rPr>
          <w:ins w:id="386" w:author="Kazy Nguyen" w:date="2018-05-13T15:34:00Z"/>
        </w:rPr>
      </w:pPr>
      <w:ins w:id="387" w:author="Kazy Nguyen" w:date="2018-05-13T15:34:00Z">
        <w:r>
          <w:lastRenderedPageBreak/>
          <w:br/>
        </w:r>
        <w:bookmarkStart w:id="388" w:name="_Toc513984808"/>
        <w:r>
          <w:t>Research</w:t>
        </w:r>
        <w:bookmarkEnd w:id="388"/>
      </w:ins>
    </w:p>
    <w:p w:rsidR="00884637" w:rsidRDefault="00884637" w:rsidP="00884637">
      <w:pPr>
        <w:jc w:val="both"/>
        <w:rPr>
          <w:ins w:id="389" w:author="Kazy Nguyen" w:date="2018-05-13T15:34:00Z"/>
        </w:rPr>
      </w:pPr>
      <w:ins w:id="390" w:author="Kazy Nguyen" w:date="2018-05-13T15:34:00Z">
        <w:r>
          <w:t>The Research chapter.</w:t>
        </w:r>
      </w:ins>
    </w:p>
    <w:p w:rsidR="00884637" w:rsidRDefault="00884637" w:rsidP="00884637">
      <w:pPr>
        <w:pStyle w:val="Heading1"/>
        <w:jc w:val="both"/>
        <w:rPr>
          <w:ins w:id="391" w:author="Kazy Nguyen" w:date="2018-05-13T15:34:00Z"/>
        </w:rPr>
      </w:pPr>
      <w:bookmarkStart w:id="392" w:name="_Toc513984809"/>
      <w:ins w:id="393" w:author="Kazy Nguyen" w:date="2018-05-13T15:34:00Z">
        <w:r>
          <w:t>Research</w:t>
        </w:r>
        <w:bookmarkEnd w:id="392"/>
      </w:ins>
    </w:p>
    <w:p w:rsidR="00884637" w:rsidRDefault="00884637">
      <w:pPr>
        <w:pStyle w:val="BodyText"/>
        <w:jc w:val="both"/>
        <w:rPr>
          <w:ins w:id="394" w:author="Kazy Nguyen" w:date="2018-05-13T15:34:00Z"/>
        </w:rPr>
        <w:pPrChange w:id="395" w:author="Kazy Nguyen" w:date="2018-04-29T17:51:00Z">
          <w:pPr>
            <w:pStyle w:val="Heading1"/>
            <w:jc w:val="both"/>
          </w:pPr>
        </w:pPrChange>
      </w:pPr>
      <w:ins w:id="396" w:author="Kazy Nguyen" w:date="2018-05-13T15:34:00Z">
        <w:r>
          <w:t>The continuous integration and continuous delivery came simultaneously with the evolution of a development life cycle. The classical development approaches are confronted with agile development techniques, which bring new lightweight point of view on software development. The best agile development practices are closely related to the continuous integration best practice and together can bring ideal way of how to develop applications. The first sub-chapter present iterative and incremental development which includes the classic software development lifecycle Rational Unified Process and the trending development method Agile Manifesto.</w:t>
        </w:r>
      </w:ins>
    </w:p>
    <w:p w:rsidR="00884637" w:rsidRDefault="00884637">
      <w:pPr>
        <w:pStyle w:val="BodyText"/>
        <w:jc w:val="both"/>
        <w:rPr>
          <w:ins w:id="397" w:author="Kazy Nguyen" w:date="2018-05-13T15:34:00Z"/>
        </w:rPr>
        <w:pPrChange w:id="398" w:author="Kazy Nguyen" w:date="2018-05-12T17:55:00Z">
          <w:pPr>
            <w:pStyle w:val="Heading1"/>
            <w:jc w:val="both"/>
          </w:pPr>
        </w:pPrChange>
      </w:pPr>
      <w:ins w:id="399" w:author="Kazy Nguyen" w:date="2018-05-13T15:34:00Z">
        <w:r>
          <w:t>The second sub-chapter generally specifies Continuous Integration with key practices and its benefit. Continuous integration introduces its own history, the best practices and the general values of this approach to the development.</w:t>
        </w:r>
      </w:ins>
    </w:p>
    <w:p w:rsidR="00884637" w:rsidRDefault="00884637">
      <w:pPr>
        <w:pStyle w:val="BodyText"/>
        <w:jc w:val="both"/>
        <w:rPr>
          <w:ins w:id="400" w:author="Kazy Nguyen" w:date="2018-05-13T15:34:00Z"/>
        </w:rPr>
        <w:pPrChange w:id="401" w:author="Kazy Nguyen" w:date="2018-05-12T17:55:00Z">
          <w:pPr>
            <w:pStyle w:val="Heading1"/>
            <w:jc w:val="both"/>
          </w:pPr>
        </w:pPrChange>
      </w:pPr>
      <w:ins w:id="402" w:author="Kazy Nguyen" w:date="2018-05-13T15:34:00Z">
        <w:r>
          <w:t>The third sub-chapter describe the understanding Continuous Delivery…</w:t>
        </w:r>
      </w:ins>
    </w:p>
    <w:p w:rsidR="00884637" w:rsidRDefault="00884637">
      <w:pPr>
        <w:pStyle w:val="BodyText"/>
        <w:jc w:val="both"/>
        <w:rPr>
          <w:ins w:id="403" w:author="Kazy Nguyen" w:date="2018-05-13T15:34:00Z"/>
        </w:rPr>
        <w:pPrChange w:id="404" w:author="Kazy Nguyen" w:date="2018-05-12T17:55:00Z">
          <w:pPr>
            <w:pStyle w:val="Heading1"/>
            <w:jc w:val="both"/>
          </w:pPr>
        </w:pPrChange>
      </w:pPr>
      <w:ins w:id="405" w:author="Kazy Nguyen" w:date="2018-05-13T15:34:00Z">
        <w:r>
          <w:t>The fourth sub-chapter is written to bring the Automation testing ideal…</w:t>
        </w:r>
      </w:ins>
    </w:p>
    <w:p w:rsidR="00884637" w:rsidRDefault="00884637">
      <w:pPr>
        <w:pStyle w:val="BodyText"/>
        <w:jc w:val="both"/>
        <w:rPr>
          <w:ins w:id="406" w:author="Kazy Nguyen" w:date="2018-05-13T15:34:00Z"/>
        </w:rPr>
        <w:pPrChange w:id="407" w:author="Kazy Nguyen" w:date="2018-05-12T17:55:00Z">
          <w:pPr>
            <w:pStyle w:val="Heading1"/>
            <w:jc w:val="both"/>
          </w:pPr>
        </w:pPrChange>
      </w:pPr>
      <w:ins w:id="408" w:author="Kazy Nguyen" w:date="2018-05-13T15:34:00Z">
        <w:r>
          <w:t>Cloud Infrastructure in fifth sub-chapter …</w:t>
        </w:r>
      </w:ins>
    </w:p>
    <w:p w:rsidR="00884637" w:rsidRDefault="00884637">
      <w:pPr>
        <w:pStyle w:val="BodyText"/>
        <w:jc w:val="both"/>
        <w:rPr>
          <w:ins w:id="409" w:author="Kazy Nguyen" w:date="2018-05-13T15:34:00Z"/>
        </w:rPr>
        <w:pPrChange w:id="410" w:author="Kazy Nguyen" w:date="2018-05-12T17:55:00Z">
          <w:pPr>
            <w:pStyle w:val="Heading1"/>
            <w:jc w:val="both"/>
          </w:pPr>
        </w:pPrChange>
      </w:pPr>
      <w:ins w:id="411" w:author="Kazy Nguyen" w:date="2018-05-13T15:34:00Z">
        <w:r>
          <w:t>Configuration Management in sixth sub-chapter…</w:t>
        </w:r>
      </w:ins>
    </w:p>
    <w:p w:rsidR="00884637" w:rsidRDefault="00884637">
      <w:pPr>
        <w:pStyle w:val="BodyText"/>
        <w:jc w:val="both"/>
        <w:rPr>
          <w:ins w:id="412" w:author="Kazy Nguyen" w:date="2018-05-13T15:34:00Z"/>
        </w:rPr>
        <w:pPrChange w:id="413" w:author="Kazy Nguyen" w:date="2018-05-12T17:55:00Z">
          <w:pPr>
            <w:pStyle w:val="Heading1"/>
            <w:jc w:val="both"/>
          </w:pPr>
        </w:pPrChange>
      </w:pPr>
      <w:ins w:id="414" w:author="Kazy Nguyen" w:date="2018-05-13T15:34:00Z">
        <w:r>
          <w:t>The last one I want to bring up the common pitfall of CICD and …</w:t>
        </w:r>
      </w:ins>
    </w:p>
    <w:p w:rsidR="00884637" w:rsidDel="00221136" w:rsidRDefault="00884637">
      <w:pPr>
        <w:rPr>
          <w:ins w:id="415" w:author="Kazy Nguyen" w:date="2018-05-13T15:34:00Z"/>
          <w:del w:id="416" w:author="Kazy Nguyen" w:date="2018-04-29T16:59:00Z"/>
        </w:rPr>
        <w:pPrChange w:id="417" w:author="Kazy Nguyen" w:date="2018-04-29T17:30:00Z">
          <w:pPr>
            <w:autoSpaceDE w:val="0"/>
            <w:autoSpaceDN w:val="0"/>
            <w:adjustRightInd w:val="0"/>
            <w:spacing w:before="0" w:line="240" w:lineRule="auto"/>
          </w:pPr>
        </w:pPrChange>
      </w:pPr>
    </w:p>
    <w:p w:rsidR="00884637" w:rsidRPr="00221136" w:rsidRDefault="00884637">
      <w:pPr>
        <w:rPr>
          <w:ins w:id="418" w:author="Kazy Nguyen" w:date="2018-05-13T15:34:00Z"/>
        </w:rPr>
        <w:pPrChange w:id="419" w:author="Kazy Nguyen" w:date="2018-04-29T17:30:00Z">
          <w:pPr>
            <w:pStyle w:val="Heading1"/>
            <w:jc w:val="both"/>
          </w:pPr>
        </w:pPrChange>
      </w:pPr>
    </w:p>
    <w:p w:rsidR="00884637" w:rsidRPr="008B6984" w:rsidRDefault="00884637" w:rsidP="00884637">
      <w:pPr>
        <w:pStyle w:val="Heading2"/>
        <w:jc w:val="both"/>
        <w:rPr>
          <w:ins w:id="420" w:author="Kazy Nguyen" w:date="2018-05-13T15:34:00Z"/>
        </w:rPr>
      </w:pPr>
      <w:bookmarkStart w:id="421" w:name="_Toc513984810"/>
      <w:ins w:id="422" w:author="Kazy Nguyen" w:date="2018-05-13T15:34:00Z">
        <w:r>
          <w:t>Iterative and Incremental development</w:t>
        </w:r>
        <w:bookmarkEnd w:id="421"/>
      </w:ins>
    </w:p>
    <w:p w:rsidR="00884637" w:rsidRDefault="00884637">
      <w:pPr>
        <w:pStyle w:val="BodyText"/>
        <w:jc w:val="both"/>
        <w:rPr>
          <w:ins w:id="423" w:author="Kazy Nguyen" w:date="2018-05-13T15:34:00Z"/>
          <w:lang w:eastAsia="ja-JP"/>
        </w:rPr>
        <w:pPrChange w:id="424" w:author="Kazy Nguyen" w:date="2018-04-29T17:52:00Z">
          <w:pPr>
            <w:pStyle w:val="BodyText"/>
            <w:numPr>
              <w:numId w:val="34"/>
            </w:numPr>
            <w:ind w:left="720" w:hanging="360"/>
            <w:jc w:val="both"/>
          </w:pPr>
        </w:pPrChange>
      </w:pPr>
      <w:ins w:id="425" w:author="Kazy Nguyen" w:date="2018-05-13T15:34:00Z">
        <w:r w:rsidRPr="00DA1515">
          <w:rPr>
            <w:lang w:eastAsia="ja-JP"/>
          </w:rPr>
          <w:t>It’s no doubt that choosing a right process</w:t>
        </w:r>
        <w:r>
          <w:rPr>
            <w:lang w:eastAsia="ja-JP"/>
          </w:rPr>
          <w:t xml:space="preserve"> </w:t>
        </w:r>
        <w:r w:rsidRPr="00DA1515">
          <w:rPr>
            <w:lang w:eastAsia="ja-JP"/>
          </w:rPr>
          <w:t xml:space="preserve">for </w:t>
        </w:r>
        <w:r>
          <w:rPr>
            <w:lang w:eastAsia="ja-JP"/>
          </w:rPr>
          <w:t xml:space="preserve">a </w:t>
        </w:r>
        <w:r w:rsidRPr="00DA1515">
          <w:rPr>
            <w:lang w:eastAsia="ja-JP"/>
          </w:rPr>
          <w:t xml:space="preserve">software development is a key </w:t>
        </w:r>
        <w:r>
          <w:rPr>
            <w:lang w:eastAsia="ja-JP"/>
          </w:rPr>
          <w:t xml:space="preserve">lead </w:t>
        </w:r>
        <w:r w:rsidRPr="00DA1515">
          <w:rPr>
            <w:lang w:eastAsia="ja-JP"/>
          </w:rPr>
          <w:t xml:space="preserve">to </w:t>
        </w:r>
        <w:r>
          <w:rPr>
            <w:lang w:eastAsia="ja-JP"/>
          </w:rPr>
          <w:t xml:space="preserve">the project </w:t>
        </w:r>
        <w:r w:rsidRPr="00DA1515">
          <w:rPr>
            <w:lang w:eastAsia="ja-JP"/>
          </w:rPr>
          <w:t xml:space="preserve">success. </w:t>
        </w:r>
        <w:r>
          <w:rPr>
            <w:lang w:eastAsia="ja-JP"/>
          </w:rPr>
          <w:t>A project which is developed</w:t>
        </w:r>
        <w:r w:rsidRPr="00DA1515">
          <w:rPr>
            <w:lang w:eastAsia="ja-JP"/>
          </w:rPr>
          <w:t xml:space="preserve"> without a </w:t>
        </w:r>
        <w:r>
          <w:rPr>
            <w:lang w:eastAsia="ja-JP"/>
          </w:rPr>
          <w:t>process</w:t>
        </w:r>
        <w:r w:rsidRPr="00DA1515">
          <w:rPr>
            <w:lang w:eastAsia="ja-JP"/>
          </w:rPr>
          <w:t xml:space="preserve"> or with non-effective </w:t>
        </w:r>
        <w:r>
          <w:rPr>
            <w:lang w:eastAsia="ja-JP"/>
          </w:rPr>
          <w:t>process</w:t>
        </w:r>
        <w:r w:rsidRPr="00DA1515">
          <w:rPr>
            <w:lang w:eastAsia="ja-JP"/>
          </w:rPr>
          <w:t xml:space="preserve">, can easily fail, facing with poor quality issues or be overpriced. </w:t>
        </w:r>
      </w:ins>
    </w:p>
    <w:p w:rsidR="00884637" w:rsidRPr="00EA2719" w:rsidDel="00CE7B60" w:rsidRDefault="00884637">
      <w:pPr>
        <w:pStyle w:val="BodyText"/>
        <w:jc w:val="both"/>
        <w:rPr>
          <w:ins w:id="426" w:author="Kazy Nguyen" w:date="2018-05-13T15:34:00Z"/>
          <w:del w:id="427" w:author="Kazy Nguyen" w:date="2018-04-29T16:59:00Z"/>
          <w:rFonts w:ascii="URWPalladioL-Roma" w:hAnsi="URWPalladioL-Roma" w:cs="URWPalladioL-Roma"/>
          <w:color w:val="808080"/>
          <w:sz w:val="22"/>
          <w:szCs w:val="22"/>
          <w:lang w:eastAsia="ja-JP"/>
        </w:rPr>
        <w:pPrChange w:id="428" w:author="Kazy Nguyen" w:date="2018-04-29T17:02:00Z">
          <w:pPr>
            <w:autoSpaceDE w:val="0"/>
            <w:autoSpaceDN w:val="0"/>
            <w:adjustRightInd w:val="0"/>
            <w:spacing w:before="0" w:line="240" w:lineRule="auto"/>
          </w:pPr>
        </w:pPrChange>
      </w:pPr>
      <w:ins w:id="429" w:author="Kazy Nguyen" w:date="2018-05-13T15:34:00Z">
        <w:del w:id="430" w:author="Kazy Nguyen" w:date="2018-04-29T16:59:00Z">
          <w:r w:rsidRPr="00EA2719" w:rsidDel="00CE7B60">
            <w:rPr>
              <w:rFonts w:ascii="URWPalladioL-Roma" w:hAnsi="URWPalladioL-Roma" w:cs="URWPalladioL-Roma"/>
              <w:color w:val="808080"/>
              <w:sz w:val="22"/>
              <w:szCs w:val="22"/>
              <w:lang w:eastAsia="ja-JP"/>
            </w:rPr>
            <w:lastRenderedPageBreak/>
            <w:delText>The continuous integration came simultaneously with the evolution of a development life cycle. The classical development approaches are confronted with agile development techniques, which bring new lightweight point of view on the software development. The best agile development practices are closely related to the continuous integration best practices and together can bring ideal way of how to develop applications. The first subchapter presents classic approach to software development life cycle and its introduction in Rational Unified Process. [2] The second subchapter generally specifies agile development and its history, starting with Agile Manifesto [3], referring to the main reasons of the occurrence of the agile development techniques. The best known agile approaches are briefly described.</w:delText>
          </w:r>
        </w:del>
      </w:ins>
    </w:p>
    <w:p w:rsidR="00884637" w:rsidRPr="00EA2719" w:rsidDel="00CE7B60" w:rsidRDefault="00884637">
      <w:pPr>
        <w:pStyle w:val="BodyText"/>
        <w:jc w:val="both"/>
        <w:rPr>
          <w:ins w:id="431" w:author="Kazy Nguyen" w:date="2018-05-13T15:34:00Z"/>
          <w:del w:id="432" w:author="Kazy Nguyen" w:date="2018-04-29T16:59:00Z"/>
          <w:color w:val="808080"/>
        </w:rPr>
        <w:pPrChange w:id="433" w:author="Kazy Nguyen" w:date="2018-04-29T17:02:00Z">
          <w:pPr>
            <w:autoSpaceDE w:val="0"/>
            <w:autoSpaceDN w:val="0"/>
            <w:adjustRightInd w:val="0"/>
            <w:spacing w:before="0" w:line="240" w:lineRule="auto"/>
          </w:pPr>
        </w:pPrChange>
      </w:pPr>
      <w:ins w:id="434" w:author="Kazy Nguyen" w:date="2018-05-13T15:34:00Z">
        <w:del w:id="435" w:author="Kazy Nguyen" w:date="2018-04-29T16:59:00Z">
          <w:r w:rsidRPr="00EA2719" w:rsidDel="00CE7B60">
            <w:rPr>
              <w:rFonts w:ascii="URWPalladioL-Roma" w:hAnsi="URWPalladioL-Roma" w:cs="URWPalladioL-Roma"/>
              <w:color w:val="808080"/>
              <w:sz w:val="22"/>
              <w:szCs w:val="22"/>
              <w:lang w:eastAsia="ja-JP"/>
            </w:rPr>
            <w:delText>Continuous integration introduces its own history, the best practices and the general values of this approach to the development.</w:delText>
          </w:r>
        </w:del>
      </w:ins>
    </w:p>
    <w:p w:rsidR="00884637" w:rsidRPr="008B6984" w:rsidDel="00221136" w:rsidRDefault="00884637">
      <w:pPr>
        <w:pStyle w:val="BodyText"/>
        <w:jc w:val="both"/>
        <w:rPr>
          <w:ins w:id="436" w:author="Kazy Nguyen" w:date="2018-05-13T15:34:00Z"/>
          <w:del w:id="437" w:author="Kazy Nguyen" w:date="2018-04-29T17:04:00Z"/>
        </w:rPr>
        <w:pPrChange w:id="438" w:author="Kazy Nguyen" w:date="2018-04-29T17:02:00Z">
          <w:pPr>
            <w:pStyle w:val="Heading2"/>
            <w:jc w:val="both"/>
          </w:pPr>
        </w:pPrChange>
      </w:pPr>
      <w:ins w:id="439" w:author="Kazy Nguyen" w:date="2018-05-13T15:34:00Z">
        <w:del w:id="440" w:author="Kazy Nguyen" w:date="2018-04-29T17:08:00Z">
          <w:r w:rsidDel="00221136">
            <w:delText>Software development life cycle</w:delText>
          </w:r>
        </w:del>
      </w:ins>
    </w:p>
    <w:p w:rsidR="00884637" w:rsidDel="00221136" w:rsidRDefault="00884637" w:rsidP="00884637">
      <w:pPr>
        <w:autoSpaceDE w:val="0"/>
        <w:autoSpaceDN w:val="0"/>
        <w:adjustRightInd w:val="0"/>
        <w:spacing w:before="0" w:line="240" w:lineRule="auto"/>
        <w:rPr>
          <w:ins w:id="441" w:author="Kazy Nguyen" w:date="2018-05-13T15:34:00Z"/>
          <w:del w:id="442" w:author="Kazy Nguyen" w:date="2018-04-29T17:04:00Z"/>
          <w:rFonts w:ascii="URWPalladioL-Roma" w:hAnsi="URWPalladioL-Roma" w:cs="URWPalladioL-Roma"/>
          <w:color w:val="808080"/>
          <w:sz w:val="22"/>
          <w:szCs w:val="22"/>
          <w:lang w:eastAsia="ja-JP"/>
        </w:rPr>
      </w:pPr>
    </w:p>
    <w:p w:rsidR="00884637" w:rsidRPr="00023055" w:rsidDel="00221136" w:rsidRDefault="00884637" w:rsidP="00884637">
      <w:pPr>
        <w:pStyle w:val="NormalWeb"/>
        <w:shd w:val="clear" w:color="auto" w:fill="FFFFFF"/>
        <w:spacing w:before="0" w:after="150" w:line="420" w:lineRule="atLeast"/>
        <w:jc w:val="both"/>
        <w:rPr>
          <w:ins w:id="443" w:author="Kazy Nguyen" w:date="2018-05-13T15:34:00Z"/>
          <w:del w:id="444" w:author="Kazy Nguyen" w:date="2018-04-29T17:04:00Z"/>
          <w:color w:val="FF0000"/>
          <w:lang w:eastAsia="ja-JP"/>
        </w:rPr>
      </w:pPr>
      <w:ins w:id="445" w:author="Kazy Nguyen" w:date="2018-05-13T15:34:00Z">
        <w:del w:id="446" w:author="Kazy Nguyen" w:date="2018-04-29T17:04:00Z">
          <w:r w:rsidRPr="00DA1515" w:rsidDel="00221136">
            <w:rPr>
              <w:lang w:eastAsia="ja-JP"/>
            </w:rPr>
            <w:delText>It’s no doubt that choosing a right process</w:delText>
          </w:r>
        </w:del>
        <w:del w:id="447" w:author="Kazy Nguyen" w:date="2018-04-29T16:50:00Z">
          <w:r w:rsidRPr="00DA1515" w:rsidDel="00CE7B60">
            <w:rPr>
              <w:lang w:eastAsia="ja-JP"/>
            </w:rPr>
            <w:delText xml:space="preserve"> </w:delText>
          </w:r>
        </w:del>
        <w:del w:id="448" w:author="Kazy Nguyen" w:date="2018-04-29T17:04:00Z">
          <w:r w:rsidRPr="00DA1515" w:rsidDel="00221136">
            <w:rPr>
              <w:lang w:eastAsia="ja-JP"/>
            </w:rPr>
            <w:delText xml:space="preserve">for software development is a key to </w:delText>
          </w:r>
        </w:del>
        <w:del w:id="449" w:author="Kazy Nguyen" w:date="2018-04-29T16:51:00Z">
          <w:r w:rsidRPr="00DA1515" w:rsidDel="00CE7B60">
            <w:rPr>
              <w:lang w:eastAsia="ja-JP"/>
            </w:rPr>
            <w:delText xml:space="preserve">a </w:delText>
          </w:r>
        </w:del>
        <w:del w:id="450" w:author="Kazy Nguyen" w:date="2018-04-29T17:04:00Z">
          <w:r w:rsidRPr="00DA1515" w:rsidDel="00221136">
            <w:rPr>
              <w:lang w:eastAsia="ja-JP"/>
            </w:rPr>
            <w:delText>success</w:delText>
          </w:r>
        </w:del>
        <w:del w:id="451" w:author="Kazy Nguyen" w:date="2018-04-29T16:51:00Z">
          <w:r w:rsidRPr="00DA1515" w:rsidDel="00CE7B60">
            <w:rPr>
              <w:lang w:eastAsia="ja-JP"/>
            </w:rPr>
            <w:delText xml:space="preserve"> of project</w:delText>
          </w:r>
        </w:del>
        <w:del w:id="452" w:author="Kazy Nguyen" w:date="2018-04-29T17:04:00Z">
          <w:r w:rsidRPr="00DA1515" w:rsidDel="00221136">
            <w:rPr>
              <w:lang w:eastAsia="ja-JP"/>
            </w:rPr>
            <w:delText xml:space="preserve">. </w:delText>
          </w:r>
        </w:del>
        <w:del w:id="453" w:author="Kazy Nguyen" w:date="2018-04-29T16:51:00Z">
          <w:r w:rsidRPr="00DA1515" w:rsidDel="00CE7B60">
            <w:rPr>
              <w:lang w:eastAsia="ja-JP"/>
            </w:rPr>
            <w:delText>In case of d</w:delText>
          </w:r>
        </w:del>
        <w:del w:id="454" w:author="Kazy Nguyen" w:date="2018-04-29T16:52:00Z">
          <w:r w:rsidRPr="00DA1515" w:rsidDel="00CE7B60">
            <w:rPr>
              <w:lang w:eastAsia="ja-JP"/>
            </w:rPr>
            <w:delText>evelopment</w:delText>
          </w:r>
        </w:del>
        <w:del w:id="455" w:author="Kazy Nguyen" w:date="2018-04-29T17:04:00Z">
          <w:r w:rsidRPr="00DA1515" w:rsidDel="00221136">
            <w:rPr>
              <w:lang w:eastAsia="ja-JP"/>
            </w:rPr>
            <w:delText xml:space="preserve"> without a </w:delText>
          </w:r>
        </w:del>
        <w:del w:id="456" w:author="Kazy Nguyen" w:date="2018-04-29T16:43:00Z">
          <w:r w:rsidRPr="00DA1515" w:rsidDel="00C203B1">
            <w:rPr>
              <w:lang w:eastAsia="ja-JP"/>
            </w:rPr>
            <w:delText xml:space="preserve">lifecycle </w:delText>
          </w:r>
        </w:del>
        <w:del w:id="457" w:author="Kazy Nguyen" w:date="2018-04-29T17:04:00Z">
          <w:r w:rsidRPr="00DA1515" w:rsidDel="00221136">
            <w:rPr>
              <w:lang w:eastAsia="ja-JP"/>
            </w:rPr>
            <w:delText xml:space="preserve">or with non-effective </w:delText>
          </w:r>
        </w:del>
        <w:del w:id="458" w:author="Kazy Nguyen" w:date="2018-04-29T16:43:00Z">
          <w:r w:rsidRPr="00DA1515" w:rsidDel="00C203B1">
            <w:rPr>
              <w:lang w:eastAsia="ja-JP"/>
            </w:rPr>
            <w:delText>lifecycle</w:delText>
          </w:r>
        </w:del>
        <w:del w:id="459" w:author="Kazy Nguyen" w:date="2018-04-29T17:04:00Z">
          <w:r w:rsidRPr="00DA1515" w:rsidDel="00221136">
            <w:rPr>
              <w:lang w:eastAsia="ja-JP"/>
            </w:rPr>
            <w:delText xml:space="preserve">, </w:delText>
          </w:r>
        </w:del>
        <w:del w:id="460" w:author="Kazy Nguyen" w:date="2018-04-29T16:52:00Z">
          <w:r w:rsidRPr="00DA1515" w:rsidDel="00CE7B60">
            <w:rPr>
              <w:lang w:eastAsia="ja-JP"/>
            </w:rPr>
            <w:delText xml:space="preserve">the project </w:delText>
          </w:r>
        </w:del>
        <w:del w:id="461" w:author="Kazy Nguyen" w:date="2018-04-29T17:04:00Z">
          <w:r w:rsidRPr="00DA1515" w:rsidDel="00221136">
            <w:rPr>
              <w:lang w:eastAsia="ja-JP"/>
            </w:rPr>
            <w:delText xml:space="preserve">can easily fail, facing with poor quality issues or be overpriced. At this time, there are many methods we can apply for </w:delText>
          </w:r>
          <w:r w:rsidDel="00221136">
            <w:rPr>
              <w:lang w:eastAsia="ja-JP"/>
            </w:rPr>
            <w:delText xml:space="preserve">development lifecycle, </w:delText>
          </w:r>
          <w:r w:rsidRPr="00023055" w:rsidDel="00221136">
            <w:rPr>
              <w:color w:val="FF0000"/>
              <w:lang w:eastAsia="ja-JP"/>
            </w:rPr>
            <w:delText xml:space="preserve">but in this thesis I will only focus on Iterative and Incremental development </w:delText>
          </w:r>
        </w:del>
        <w:del w:id="462" w:author="Kazy Nguyen" w:date="2018-04-29T16:38:00Z">
          <w:r w:rsidRPr="00023055" w:rsidDel="00C203B1">
            <w:rPr>
              <w:color w:val="FF0000"/>
              <w:lang w:eastAsia="ja-JP"/>
            </w:rPr>
            <w:delText>method</w:delText>
          </w:r>
        </w:del>
        <w:del w:id="463" w:author="Kazy Nguyen" w:date="2018-04-29T17:04:00Z">
          <w:r w:rsidRPr="00023055" w:rsidDel="00221136">
            <w:rPr>
              <w:color w:val="FF0000"/>
              <w:lang w:eastAsia="ja-JP"/>
            </w:rPr>
            <w:delText>.</w:delText>
          </w:r>
        </w:del>
      </w:ins>
    </w:p>
    <w:p w:rsidR="00884637" w:rsidRPr="00D46648" w:rsidDel="00E212D1" w:rsidRDefault="00884637">
      <w:pPr>
        <w:pStyle w:val="BodyText"/>
        <w:jc w:val="both"/>
        <w:rPr>
          <w:ins w:id="464" w:author="Kazy Nguyen" w:date="2018-05-13T15:34:00Z"/>
          <w:del w:id="465" w:author="Kazy Nguyen" w:date="2018-04-29T17:53:00Z"/>
          <w:lang w:eastAsia="ja-JP"/>
        </w:rPr>
        <w:pPrChange w:id="466" w:author="Kazy Nguyen" w:date="2018-04-29T17:04:00Z">
          <w:pPr>
            <w:autoSpaceDE w:val="0"/>
            <w:autoSpaceDN w:val="0"/>
            <w:adjustRightInd w:val="0"/>
            <w:spacing w:before="0" w:line="240" w:lineRule="auto"/>
          </w:pPr>
        </w:pPrChange>
      </w:pPr>
    </w:p>
    <w:p w:rsidR="00884637" w:rsidRPr="008B6984" w:rsidDel="00E212D1" w:rsidRDefault="00884637" w:rsidP="00884637">
      <w:pPr>
        <w:pStyle w:val="Heading3"/>
        <w:rPr>
          <w:ins w:id="467" w:author="Kazy Nguyen" w:date="2018-05-13T15:34:00Z"/>
          <w:del w:id="468" w:author="Kazy Nguyen" w:date="2018-04-29T17:53:00Z"/>
        </w:rPr>
      </w:pPr>
      <w:ins w:id="469" w:author="Kazy Nguyen" w:date="2018-05-13T15:34:00Z">
        <w:del w:id="470" w:author="Kazy Nguyen" w:date="2018-04-29T17:53:00Z">
          <w:r w:rsidDel="00E212D1">
            <w:delText>Iterative and Incremental development</w:delText>
          </w:r>
        </w:del>
      </w:ins>
    </w:p>
    <w:p w:rsidR="00884637" w:rsidRPr="00DA1515" w:rsidRDefault="00884637" w:rsidP="00884637">
      <w:pPr>
        <w:pStyle w:val="NormalWeb"/>
        <w:shd w:val="clear" w:color="auto" w:fill="FFFFFF"/>
        <w:spacing w:before="0" w:after="150" w:line="420" w:lineRule="atLeast"/>
        <w:jc w:val="both"/>
        <w:rPr>
          <w:ins w:id="471" w:author="Kazy Nguyen" w:date="2018-05-13T15:34:00Z"/>
          <w:lang w:eastAsia="ja-JP"/>
        </w:rPr>
      </w:pPr>
      <w:ins w:id="472" w:author="Kazy Nguyen" w:date="2018-05-13T15:34:00Z">
        <w:r w:rsidRPr="00DA1515">
          <w:rPr>
            <w:lang w:eastAsia="ja-JP"/>
          </w:rPr>
          <w:t xml:space="preserve">Iterative and Incremental development is a combination of Iterative method and Incremental development model. The core of this process is breaking down the software development into smaller chunks. </w:t>
        </w:r>
      </w:ins>
    </w:p>
    <w:p w:rsidR="00884637" w:rsidRPr="00DA1515" w:rsidRDefault="00884637" w:rsidP="00884637">
      <w:pPr>
        <w:pStyle w:val="NormalWeb"/>
        <w:shd w:val="clear" w:color="auto" w:fill="FFFFFF"/>
        <w:spacing w:before="0" w:after="150" w:line="420" w:lineRule="atLeast"/>
        <w:jc w:val="both"/>
        <w:rPr>
          <w:ins w:id="473" w:author="Kazy Nguyen" w:date="2018-05-13T15:34:00Z"/>
          <w:lang w:eastAsia="ja-JP"/>
        </w:rPr>
      </w:pPr>
      <w:ins w:id="474" w:author="Kazy Nguyen" w:date="2018-05-13T15:34:00Z">
        <w:r w:rsidRPr="00DA1515">
          <w:rPr>
            <w:lang w:eastAsia="ja-JP"/>
          </w:rPr>
          <w:t>In Iterative development, features of software application will be designed, developed and tested in repeated cycles. With each iteration, additional features can be added, designed, developed and tested until fully functional of system finished and ready to be released.</w:t>
        </w:r>
      </w:ins>
    </w:p>
    <w:p w:rsidR="00884637" w:rsidRDefault="00884637" w:rsidP="00884637">
      <w:pPr>
        <w:autoSpaceDE w:val="0"/>
        <w:autoSpaceDN w:val="0"/>
        <w:adjustRightInd w:val="0"/>
        <w:spacing w:before="0" w:line="240" w:lineRule="auto"/>
        <w:rPr>
          <w:ins w:id="475" w:author="Kazy Nguyen" w:date="2018-05-13T15:34:00Z"/>
          <w:rFonts w:ascii="URWPalladioL-Roma" w:hAnsi="URWPalladioL-Roma" w:cs="URWPalladioL-Roma"/>
          <w:color w:val="000000"/>
          <w:sz w:val="22"/>
          <w:szCs w:val="22"/>
          <w:lang w:eastAsia="ja-JP"/>
        </w:rPr>
      </w:pPr>
    </w:p>
    <w:p w:rsidR="00884637" w:rsidRDefault="00884637" w:rsidP="00884637">
      <w:pPr>
        <w:autoSpaceDE w:val="0"/>
        <w:autoSpaceDN w:val="0"/>
        <w:adjustRightInd w:val="0"/>
        <w:spacing w:before="0" w:line="240" w:lineRule="auto"/>
        <w:jc w:val="center"/>
        <w:rPr>
          <w:ins w:id="476" w:author="Kazy Nguyen" w:date="2018-05-13T15:34:00Z"/>
        </w:rPr>
      </w:pPr>
      <w:ins w:id="477" w:author="Kazy Nguyen" w:date="2018-05-13T15:34:00Z">
        <w:r>
          <w:rPr>
            <w:noProof/>
            <w:lang w:eastAsia="en-US"/>
          </w:rPr>
          <w:drawing>
            <wp:inline distT="0" distB="0" distL="0" distR="0" wp14:anchorId="50CFF3D7" wp14:editId="54CA53D9">
              <wp:extent cx="4704080" cy="2510790"/>
              <wp:effectExtent l="0" t="0" r="0" b="0"/>
              <wp:docPr id="30" name="Picture 30" descr="Kết quả hình ảnh cho iterativ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terative development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4080" cy="2510790"/>
                      </a:xfrm>
                      <a:prstGeom prst="rect">
                        <a:avLst/>
                      </a:prstGeom>
                      <a:noFill/>
                      <a:ln>
                        <a:noFill/>
                      </a:ln>
                    </pic:spPr>
                  </pic:pic>
                </a:graphicData>
              </a:graphic>
            </wp:inline>
          </w:drawing>
        </w:r>
      </w:ins>
    </w:p>
    <w:p w:rsidR="00884637" w:rsidRDefault="00884637" w:rsidP="00884637">
      <w:pPr>
        <w:autoSpaceDE w:val="0"/>
        <w:autoSpaceDN w:val="0"/>
        <w:adjustRightInd w:val="0"/>
        <w:spacing w:before="0" w:line="240" w:lineRule="auto"/>
        <w:rPr>
          <w:ins w:id="478" w:author="Kazy Nguyen" w:date="2018-05-13T15:34:00Z"/>
          <w:rFonts w:ascii="URWPalladioL-Roma" w:hAnsi="URWPalladioL-Roma" w:cs="URWPalladioL-Roma"/>
          <w:color w:val="000000"/>
          <w:sz w:val="22"/>
          <w:szCs w:val="22"/>
          <w:lang w:eastAsia="ja-JP"/>
        </w:rPr>
      </w:pPr>
    </w:p>
    <w:p w:rsidR="00884637" w:rsidRPr="00D46648" w:rsidDel="002573E3" w:rsidRDefault="00884637">
      <w:pPr>
        <w:keepNext/>
        <w:autoSpaceDE w:val="0"/>
        <w:autoSpaceDN w:val="0"/>
        <w:adjustRightInd w:val="0"/>
        <w:spacing w:before="0" w:line="240" w:lineRule="auto"/>
        <w:rPr>
          <w:ins w:id="479" w:author="Kazy Nguyen" w:date="2018-05-13T15:34:00Z"/>
          <w:del w:id="480" w:author="Kazy Nguyen" w:date="2018-05-12T18:01:00Z"/>
          <w:rFonts w:ascii="URWPalladioL-Roma" w:hAnsi="URWPalladioL-Roma" w:cs="URWPalladioL-Roma"/>
          <w:color w:val="000000"/>
          <w:sz w:val="22"/>
          <w:szCs w:val="22"/>
          <w:lang w:eastAsia="ja-JP"/>
        </w:rPr>
        <w:pPrChange w:id="481" w:author="Kazy Nguyen" w:date="2018-05-12T18:01:00Z">
          <w:pPr>
            <w:autoSpaceDE w:val="0"/>
            <w:autoSpaceDN w:val="0"/>
            <w:adjustRightInd w:val="0"/>
            <w:spacing w:before="0" w:line="240" w:lineRule="auto"/>
          </w:pPr>
        </w:pPrChange>
      </w:pPr>
      <w:ins w:id="482" w:author="Kazy Nguyen" w:date="2018-05-13T15:34:00Z">
        <w:del w:id="483" w:author="Kazy Nguyen" w:date="2018-05-12T18:01:00Z">
          <w:r w:rsidRPr="00D46648" w:rsidDel="002573E3">
            <w:rPr>
              <w:rFonts w:ascii="URWPalladioL-Roma" w:hAnsi="URWPalladioL-Roma" w:cs="URWPalladioL-Roma"/>
              <w:color w:val="000000"/>
              <w:sz w:val="22"/>
              <w:szCs w:val="22"/>
              <w:lang w:eastAsia="ja-JP"/>
            </w:rPr>
            <w:delText>Figure 2.</w:delText>
          </w:r>
          <w:r w:rsidDel="002573E3">
            <w:rPr>
              <w:rFonts w:ascii="URWPalladioL-Roma" w:hAnsi="URWPalladioL-Roma" w:cs="URWPalladioL-Roma"/>
              <w:color w:val="000000"/>
              <w:sz w:val="22"/>
              <w:szCs w:val="22"/>
              <w:lang w:eastAsia="ja-JP"/>
            </w:rPr>
            <w:delText>1.</w:delText>
          </w:r>
          <w:r w:rsidRPr="00D46648" w:rsidDel="002573E3">
            <w:rPr>
              <w:rFonts w:ascii="URWPalladioL-Roma" w:hAnsi="URWPalladioL-Roma" w:cs="URWPalladioL-Roma"/>
              <w:color w:val="000000"/>
              <w:sz w:val="22"/>
              <w:szCs w:val="22"/>
              <w:lang w:eastAsia="ja-JP"/>
            </w:rPr>
            <w:delText>1.</w:delText>
          </w:r>
        </w:del>
        <w:del w:id="484" w:author="Kazy Nguyen" w:date="2018-04-29T16:38:00Z">
          <w:r w:rsidRPr="00D46648" w:rsidDel="00C203B1">
            <w:rPr>
              <w:rFonts w:ascii="URWPalladioL-Roma" w:hAnsi="URWPalladioL-Roma" w:cs="URWPalladioL-Roma"/>
              <w:color w:val="000000"/>
              <w:sz w:val="22"/>
              <w:szCs w:val="22"/>
              <w:lang w:eastAsia="ja-JP"/>
            </w:rPr>
            <w:delText>:</w:delText>
          </w:r>
        </w:del>
        <w:del w:id="485" w:author="Kazy Nguyen" w:date="2018-05-12T18:01:00Z">
          <w:r w:rsidRPr="00D46648" w:rsidDel="002573E3">
            <w:rPr>
              <w:rFonts w:ascii="URWPalladioL-Roma" w:hAnsi="URWPalladioL-Roma" w:cs="URWPalladioL-Roma"/>
              <w:color w:val="000000"/>
              <w:sz w:val="22"/>
              <w:szCs w:val="22"/>
              <w:lang w:eastAsia="ja-JP"/>
            </w:rPr>
            <w:delText xml:space="preserve"> </w:delText>
          </w:r>
          <w:r w:rsidDel="002573E3">
            <w:rPr>
              <w:rFonts w:ascii="URWPalladioL-Roma" w:hAnsi="URWPalladioL-Roma" w:cs="URWPalladioL-Roma"/>
              <w:color w:val="000000"/>
              <w:sz w:val="22"/>
              <w:szCs w:val="22"/>
              <w:lang w:eastAsia="ja-JP"/>
            </w:rPr>
            <w:delText>Iterative Deployment</w:delText>
          </w:r>
          <w:r w:rsidRPr="00D46648" w:rsidDel="002573E3">
            <w:rPr>
              <w:rFonts w:ascii="URWPalladioL-Roma" w:hAnsi="URWPalladioL-Roma" w:cs="URWPalladioL-Roma"/>
              <w:color w:val="000000"/>
              <w:sz w:val="22"/>
              <w:szCs w:val="22"/>
              <w:lang w:eastAsia="ja-JP"/>
            </w:rPr>
            <w:delText xml:space="preserve"> Process</w:delText>
          </w:r>
        </w:del>
      </w:ins>
    </w:p>
    <w:p w:rsidR="00884637" w:rsidRPr="009425E3" w:rsidRDefault="00884637">
      <w:pPr>
        <w:pStyle w:val="Caption"/>
        <w:rPr>
          <w:ins w:id="486" w:author="Kazy Nguyen" w:date="2018-05-13T15:34:00Z"/>
          <w:rFonts w:ascii="URWPalladioL-Roma" w:hAnsi="URWPalladioL-Roma" w:cs="URWPalladioL-Roma"/>
          <w:color w:val="000000"/>
          <w:sz w:val="22"/>
          <w:szCs w:val="22"/>
          <w:lang w:eastAsia="ja-JP"/>
        </w:rPr>
        <w:pPrChange w:id="487" w:author="Kazy Nguyen" w:date="2018-05-12T18:01:00Z">
          <w:pPr>
            <w:autoSpaceDE w:val="0"/>
            <w:autoSpaceDN w:val="0"/>
            <w:adjustRightInd w:val="0"/>
            <w:spacing w:before="0" w:line="240" w:lineRule="auto"/>
          </w:pPr>
        </w:pPrChange>
      </w:pPr>
      <w:bookmarkStart w:id="488" w:name="_Toc513911665"/>
      <w:ins w:id="489" w:author="Kazy Nguyen" w:date="2018-05-13T15:34:00Z">
        <w:r>
          <w:t xml:space="preserve">Figure </w:t>
        </w:r>
        <w:r>
          <w:fldChar w:fldCharType="begin"/>
        </w:r>
        <w:r>
          <w:instrText xml:space="preserve"> SEQ Figure \* ARABIC </w:instrText>
        </w:r>
        <w:r>
          <w:fldChar w:fldCharType="separate"/>
        </w:r>
        <w:r>
          <w:rPr>
            <w:noProof/>
          </w:rPr>
          <w:t>1</w:t>
        </w:r>
        <w:r>
          <w:fldChar w:fldCharType="end"/>
        </w:r>
        <w:r>
          <w:t xml:space="preserve"> - Iterative Development Process</w:t>
        </w:r>
        <w:bookmarkEnd w:id="488"/>
      </w:ins>
    </w:p>
    <w:p w:rsidR="00884637" w:rsidRDefault="00884637" w:rsidP="00884637">
      <w:pPr>
        <w:pStyle w:val="Heading3"/>
        <w:rPr>
          <w:ins w:id="490" w:author="Kazy Nguyen" w:date="2018-05-13T15:34:00Z"/>
        </w:rPr>
      </w:pPr>
      <w:bookmarkStart w:id="491" w:name="_Toc513984811"/>
      <w:ins w:id="492" w:author="Kazy Nguyen" w:date="2018-05-13T15:34:00Z">
        <w:r>
          <w:t>Rational Unified Process</w:t>
        </w:r>
        <w:bookmarkEnd w:id="491"/>
        <w:r>
          <w:t xml:space="preserve"> </w:t>
        </w:r>
      </w:ins>
    </w:p>
    <w:p w:rsidR="00884637" w:rsidRPr="00E212D1" w:rsidRDefault="00884637">
      <w:pPr>
        <w:pStyle w:val="BodyText"/>
        <w:jc w:val="both"/>
        <w:rPr>
          <w:ins w:id="493" w:author="Kazy Nguyen" w:date="2018-05-13T15:34:00Z"/>
          <w:color w:val="FF0000"/>
          <w:lang w:eastAsia="ja-JP"/>
          <w:rPrChange w:id="494" w:author="Kazy Nguyen" w:date="2018-04-29T17:52:00Z">
            <w:rPr>
              <w:ins w:id="495" w:author="Kazy Nguyen" w:date="2018-05-13T15:34:00Z"/>
              <w:lang w:eastAsia="ja-JP"/>
            </w:rPr>
          </w:rPrChange>
        </w:rPr>
        <w:pPrChange w:id="496" w:author="Kazy Nguyen" w:date="2018-04-29T17:52:00Z">
          <w:pPr>
            <w:pStyle w:val="NormalWeb"/>
            <w:shd w:val="clear" w:color="auto" w:fill="FFFFFF"/>
            <w:spacing w:before="0" w:after="150" w:line="420" w:lineRule="atLeast"/>
            <w:jc w:val="both"/>
          </w:pPr>
        </w:pPrChange>
      </w:pPr>
      <w:ins w:id="497" w:author="Kazy Nguyen" w:date="2018-05-13T15:34:00Z">
        <w:r>
          <w:rPr>
            <w:lang w:eastAsia="ja-JP"/>
          </w:rPr>
          <w:t>T</w:t>
        </w:r>
        <w:r w:rsidRPr="00DA1515">
          <w:rPr>
            <w:lang w:eastAsia="ja-JP"/>
          </w:rPr>
          <w:t>here are many methods</w:t>
        </w:r>
        <w:r>
          <w:rPr>
            <w:lang w:eastAsia="ja-JP"/>
          </w:rPr>
          <w:t xml:space="preserve"> and approaches</w:t>
        </w:r>
        <w:r w:rsidRPr="00DA1515">
          <w:rPr>
            <w:lang w:eastAsia="ja-JP"/>
          </w:rPr>
          <w:t xml:space="preserve"> for</w:t>
        </w:r>
        <w:r>
          <w:rPr>
            <w:lang w:eastAsia="ja-JP"/>
          </w:rPr>
          <w:t xml:space="preserve"> </w:t>
        </w:r>
        <w:r w:rsidRPr="00023055">
          <w:rPr>
            <w:color w:val="FF0000"/>
            <w:lang w:eastAsia="ja-JP"/>
          </w:rPr>
          <w:t xml:space="preserve">Iterative and Incremental development </w:t>
        </w:r>
        <w:r>
          <w:rPr>
            <w:color w:val="FF0000"/>
            <w:lang w:eastAsia="ja-JP"/>
          </w:rPr>
          <w:t>method and the best classic practices named Rational Unified Process – developed by Rational Software Corporation, division of IBM.</w:t>
        </w:r>
      </w:ins>
    </w:p>
    <w:p w:rsidR="00884637" w:rsidRPr="00DA1515" w:rsidRDefault="00884637" w:rsidP="00884637">
      <w:pPr>
        <w:pStyle w:val="NormalWeb"/>
        <w:shd w:val="clear" w:color="auto" w:fill="FFFFFF"/>
        <w:spacing w:before="0" w:after="150" w:line="420" w:lineRule="atLeast"/>
        <w:jc w:val="both"/>
        <w:rPr>
          <w:ins w:id="498" w:author="Kazy Nguyen" w:date="2018-05-13T15:34:00Z"/>
          <w:lang w:eastAsia="ja-JP"/>
        </w:rPr>
      </w:pPr>
      <w:ins w:id="499" w:author="Kazy Nguyen" w:date="2018-05-13T15:34:00Z">
        <w:r w:rsidRPr="00DA1515">
          <w:rPr>
            <w:lang w:eastAsia="ja-JP"/>
          </w:rPr>
          <w:t>Rational Unified Process (RUF) is a Software Development process, which developed by Rational Software Corporation, a division of IBM. Rational Unified Process (RUF) defined</w:t>
        </w:r>
        <w:r w:rsidRPr="00D46648">
          <w:rPr>
            <w:rFonts w:ascii="URWPalladioL-Roma" w:hAnsi="URWPalladioL-Roma" w:cs="URWPalladioL-Roma"/>
            <w:color w:val="000000"/>
            <w:sz w:val="22"/>
            <w:szCs w:val="22"/>
            <w:lang w:eastAsia="ja-JP"/>
          </w:rPr>
          <w:t xml:space="preserve"> </w:t>
        </w:r>
        <w:r w:rsidRPr="00DA1515">
          <w:rPr>
            <w:lang w:eastAsia="ja-JP"/>
          </w:rPr>
          <w:t>process of assigning the tasks for both Software development lifecycle phases and each development team member. The main idea of Rational Unified Process is to ensure that the Software product meets the expectations of all client and end users, therefore ensure a high quality Software production.</w:t>
        </w:r>
      </w:ins>
    </w:p>
    <w:p w:rsidR="00884637" w:rsidRPr="00DA1515" w:rsidRDefault="00884637" w:rsidP="00884637">
      <w:pPr>
        <w:pStyle w:val="NormalWeb"/>
        <w:shd w:val="clear" w:color="auto" w:fill="FFFFFF"/>
        <w:spacing w:before="0" w:after="150" w:line="420" w:lineRule="atLeast"/>
        <w:jc w:val="both"/>
        <w:rPr>
          <w:ins w:id="500" w:author="Kazy Nguyen" w:date="2018-05-13T15:34:00Z"/>
          <w:lang w:eastAsia="ja-JP"/>
        </w:rPr>
      </w:pPr>
      <w:ins w:id="501" w:author="Kazy Nguyen" w:date="2018-05-13T15:34:00Z">
        <w:r>
          <w:rPr>
            <w:lang w:eastAsia="ja-JP"/>
          </w:rPr>
          <w:t>The Time Phases:</w:t>
        </w:r>
      </w:ins>
    </w:p>
    <w:p w:rsidR="00884637" w:rsidRPr="00DA1515" w:rsidRDefault="00884637" w:rsidP="00884637">
      <w:pPr>
        <w:pStyle w:val="NormalWeb"/>
        <w:shd w:val="clear" w:color="auto" w:fill="FFFFFF"/>
        <w:spacing w:before="0" w:after="150" w:line="420" w:lineRule="atLeast"/>
        <w:jc w:val="both"/>
        <w:rPr>
          <w:ins w:id="502" w:author="Kazy Nguyen" w:date="2018-05-13T15:34:00Z"/>
          <w:lang w:eastAsia="ja-JP"/>
        </w:rPr>
      </w:pPr>
      <w:ins w:id="503" w:author="Kazy Nguyen" w:date="2018-05-13T15:34:00Z">
        <w:r w:rsidRPr="00DA1515">
          <w:rPr>
            <w:lang w:eastAsia="ja-JP"/>
          </w:rPr>
          <w:lastRenderedPageBreak/>
          <w:t>RUP defined that one development lifecycle has 4 time phases:</w:t>
        </w:r>
      </w:ins>
    </w:p>
    <w:p w:rsidR="00884637" w:rsidRPr="00DA1515" w:rsidRDefault="00884637" w:rsidP="00884637">
      <w:pPr>
        <w:pStyle w:val="NormalWeb"/>
        <w:numPr>
          <w:ilvl w:val="0"/>
          <w:numId w:val="26"/>
        </w:numPr>
        <w:shd w:val="clear" w:color="auto" w:fill="FFFFFF"/>
        <w:spacing w:before="0" w:after="150" w:line="420" w:lineRule="atLeast"/>
        <w:jc w:val="both"/>
        <w:rPr>
          <w:ins w:id="504" w:author="Kazy Nguyen" w:date="2018-05-13T15:34:00Z"/>
          <w:lang w:eastAsia="ja-JP"/>
        </w:rPr>
      </w:pPr>
      <w:ins w:id="505" w:author="Kazy Nguyen" w:date="2018-05-13T15:34:00Z">
        <w:r w:rsidRPr="00DA1515">
          <w:rPr>
            <w:lang w:eastAsia="ja-JP"/>
          </w:rPr>
          <w:t>Inception phase</w:t>
        </w:r>
      </w:ins>
    </w:p>
    <w:p w:rsidR="00884637" w:rsidRPr="00DA1515" w:rsidRDefault="00884637" w:rsidP="00884637">
      <w:pPr>
        <w:pStyle w:val="NormalWeb"/>
        <w:numPr>
          <w:ilvl w:val="0"/>
          <w:numId w:val="26"/>
        </w:numPr>
        <w:shd w:val="clear" w:color="auto" w:fill="FFFFFF"/>
        <w:spacing w:before="0" w:after="150" w:line="420" w:lineRule="atLeast"/>
        <w:jc w:val="both"/>
        <w:rPr>
          <w:ins w:id="506" w:author="Kazy Nguyen" w:date="2018-05-13T15:34:00Z"/>
          <w:lang w:eastAsia="ja-JP"/>
        </w:rPr>
      </w:pPr>
      <w:ins w:id="507" w:author="Kazy Nguyen" w:date="2018-05-13T15:34:00Z">
        <w:r w:rsidRPr="00DA1515">
          <w:rPr>
            <w:lang w:eastAsia="ja-JP"/>
          </w:rPr>
          <w:t>Elaboration phase</w:t>
        </w:r>
      </w:ins>
    </w:p>
    <w:p w:rsidR="00884637" w:rsidRPr="00DA1515" w:rsidRDefault="00884637" w:rsidP="00884637">
      <w:pPr>
        <w:pStyle w:val="NormalWeb"/>
        <w:numPr>
          <w:ilvl w:val="0"/>
          <w:numId w:val="26"/>
        </w:numPr>
        <w:shd w:val="clear" w:color="auto" w:fill="FFFFFF"/>
        <w:spacing w:before="0" w:after="150" w:line="420" w:lineRule="atLeast"/>
        <w:jc w:val="both"/>
        <w:rPr>
          <w:ins w:id="508" w:author="Kazy Nguyen" w:date="2018-05-13T15:34:00Z"/>
          <w:lang w:eastAsia="ja-JP"/>
        </w:rPr>
      </w:pPr>
      <w:ins w:id="509" w:author="Kazy Nguyen" w:date="2018-05-13T15:34:00Z">
        <w:r w:rsidRPr="00DA1515">
          <w:rPr>
            <w:lang w:eastAsia="ja-JP"/>
          </w:rPr>
          <w:t>Construction phase</w:t>
        </w:r>
      </w:ins>
    </w:p>
    <w:p w:rsidR="00884637" w:rsidRPr="00DA1515" w:rsidRDefault="00884637" w:rsidP="00884637">
      <w:pPr>
        <w:pStyle w:val="NormalWeb"/>
        <w:numPr>
          <w:ilvl w:val="0"/>
          <w:numId w:val="26"/>
        </w:numPr>
        <w:shd w:val="clear" w:color="auto" w:fill="FFFFFF"/>
        <w:spacing w:before="0" w:after="150" w:line="420" w:lineRule="atLeast"/>
        <w:jc w:val="both"/>
        <w:rPr>
          <w:ins w:id="510" w:author="Kazy Nguyen" w:date="2018-05-13T15:34:00Z"/>
          <w:lang w:eastAsia="ja-JP"/>
        </w:rPr>
      </w:pPr>
      <w:ins w:id="511" w:author="Kazy Nguyen" w:date="2018-05-13T15:34:00Z">
        <w:r w:rsidRPr="00DA1515">
          <w:rPr>
            <w:lang w:eastAsia="ja-JP"/>
          </w:rPr>
          <w:t>Translation phase</w:t>
        </w:r>
      </w:ins>
    </w:p>
    <w:p w:rsidR="00884637" w:rsidRPr="00D46648" w:rsidRDefault="00884637" w:rsidP="00884637">
      <w:pPr>
        <w:autoSpaceDE w:val="0"/>
        <w:autoSpaceDN w:val="0"/>
        <w:adjustRightInd w:val="0"/>
        <w:spacing w:before="0" w:line="240" w:lineRule="auto"/>
        <w:ind w:left="720"/>
        <w:rPr>
          <w:ins w:id="512" w:author="Kazy Nguyen" w:date="2018-05-13T15:34:00Z"/>
          <w:rFonts w:ascii="URWPalladioL-Roma" w:hAnsi="URWPalladioL-Roma" w:cs="URWPalladioL-Roma"/>
          <w:color w:val="000000"/>
          <w:sz w:val="22"/>
          <w:szCs w:val="22"/>
          <w:lang w:eastAsia="ja-JP"/>
        </w:rPr>
      </w:pPr>
    </w:p>
    <w:p w:rsidR="00884637" w:rsidRDefault="00884637">
      <w:pPr>
        <w:pStyle w:val="Heading4"/>
        <w:ind w:left="1260" w:hanging="1260"/>
        <w:rPr>
          <w:ins w:id="513" w:author="Kazy Nguyen" w:date="2018-05-13T15:34:00Z"/>
          <w:lang w:eastAsia="ja-JP"/>
        </w:rPr>
        <w:pPrChange w:id="514" w:author="Kazy Nguyen" w:date="2018-04-29T17:54:00Z">
          <w:pPr>
            <w:pStyle w:val="Heading5"/>
          </w:pPr>
        </w:pPrChange>
      </w:pPr>
      <w:ins w:id="515" w:author="Kazy Nguyen" w:date="2018-05-13T15:34:00Z">
        <w:r>
          <w:rPr>
            <w:lang w:eastAsia="ja-JP"/>
          </w:rPr>
          <w:t>Inception phase</w:t>
        </w:r>
      </w:ins>
    </w:p>
    <w:p w:rsidR="00884637" w:rsidRPr="00DA1515" w:rsidRDefault="00884637" w:rsidP="00884637">
      <w:pPr>
        <w:pStyle w:val="NormalWeb"/>
        <w:shd w:val="clear" w:color="auto" w:fill="FFFFFF"/>
        <w:spacing w:before="0" w:after="150" w:line="420" w:lineRule="atLeast"/>
        <w:jc w:val="both"/>
        <w:rPr>
          <w:ins w:id="516" w:author="Kazy Nguyen" w:date="2018-05-13T15:34:00Z"/>
          <w:lang w:eastAsia="ja-JP"/>
        </w:rPr>
      </w:pPr>
      <w:ins w:id="517" w:author="Kazy Nguyen" w:date="2018-05-13T15:34:00Z">
        <w:r>
          <w:rPr>
            <w:lang w:eastAsia="ja-JP"/>
          </w:rPr>
          <w:t xml:space="preserve">Inception phase is the initial phase of </w:t>
        </w:r>
        <w:r w:rsidRPr="00DA1515">
          <w:rPr>
            <w:lang w:eastAsia="ja-JP"/>
          </w:rPr>
          <w:t>Rational Unified Process. The main purpose of inception phase is: software developers bring up the plan for development and business cases, therefor they can describe the scope of development process and definition of business cases. After this phase, we should have:</w:t>
        </w:r>
      </w:ins>
    </w:p>
    <w:p w:rsidR="00884637" w:rsidRPr="00A4489A" w:rsidRDefault="00884637" w:rsidP="00884637">
      <w:pPr>
        <w:numPr>
          <w:ilvl w:val="0"/>
          <w:numId w:val="15"/>
        </w:numPr>
        <w:rPr>
          <w:ins w:id="518" w:author="Kazy Nguyen" w:date="2018-05-13T15:34:00Z"/>
          <w:color w:val="000000"/>
        </w:rPr>
      </w:pPr>
      <w:ins w:id="519" w:author="Kazy Nguyen" w:date="2018-05-13T15:34:00Z">
        <w:r>
          <w:rPr>
            <w:color w:val="000000"/>
          </w:rPr>
          <w:t xml:space="preserve">A vision </w:t>
        </w:r>
        <w:r w:rsidRPr="00A4489A">
          <w:rPr>
            <w:color w:val="000000"/>
          </w:rPr>
          <w:t>document: a general vision of the core project’s requirements, key features, and main constraints.</w:t>
        </w:r>
      </w:ins>
    </w:p>
    <w:p w:rsidR="00884637" w:rsidRPr="00A4489A" w:rsidRDefault="00884637" w:rsidP="00884637">
      <w:pPr>
        <w:numPr>
          <w:ilvl w:val="0"/>
          <w:numId w:val="15"/>
        </w:numPr>
        <w:rPr>
          <w:ins w:id="520" w:author="Kazy Nguyen" w:date="2018-05-13T15:34:00Z"/>
          <w:color w:val="000000"/>
        </w:rPr>
      </w:pPr>
      <w:ins w:id="521" w:author="Kazy Nguyen" w:date="2018-05-13T15:34:00Z">
        <w:r w:rsidRPr="00A4489A">
          <w:rPr>
            <w:color w:val="000000"/>
          </w:rPr>
          <w:t>An initial use case model (10 % - 20 % complete)</w:t>
        </w:r>
      </w:ins>
    </w:p>
    <w:p w:rsidR="00884637" w:rsidRPr="001A3C04" w:rsidRDefault="00884637" w:rsidP="00884637">
      <w:pPr>
        <w:numPr>
          <w:ilvl w:val="0"/>
          <w:numId w:val="15"/>
        </w:numPr>
        <w:rPr>
          <w:ins w:id="522" w:author="Kazy Nguyen" w:date="2018-05-13T15:34:00Z"/>
          <w:color w:val="000000"/>
        </w:rPr>
      </w:pPr>
      <w:ins w:id="523" w:author="Kazy Nguyen" w:date="2018-05-13T15:34:00Z">
        <w:r w:rsidRPr="00A4489A">
          <w:rPr>
            <w:color w:val="000000"/>
          </w:rPr>
          <w:t>An initial project glossary (may be also partially expressed as a domain</w:t>
        </w:r>
        <w:r>
          <w:rPr>
            <w:color w:val="000000"/>
          </w:rPr>
          <w:t xml:space="preserve"> </w:t>
        </w:r>
        <w:r w:rsidRPr="001A3C04">
          <w:rPr>
            <w:color w:val="000000"/>
          </w:rPr>
          <w:t>model)</w:t>
        </w:r>
      </w:ins>
    </w:p>
    <w:p w:rsidR="00884637" w:rsidRPr="00A4489A" w:rsidRDefault="00884637" w:rsidP="00884637">
      <w:pPr>
        <w:numPr>
          <w:ilvl w:val="0"/>
          <w:numId w:val="15"/>
        </w:numPr>
        <w:rPr>
          <w:ins w:id="524" w:author="Kazy Nguyen" w:date="2018-05-13T15:34:00Z"/>
          <w:color w:val="000000"/>
        </w:rPr>
      </w:pPr>
      <w:ins w:id="525" w:author="Kazy Nguyen" w:date="2018-05-13T15:34:00Z">
        <w:r w:rsidRPr="00A4489A">
          <w:rPr>
            <w:color w:val="000000"/>
          </w:rPr>
          <w:t>An initial business case, which includes business con</w:t>
        </w:r>
        <w:r>
          <w:rPr>
            <w:color w:val="000000"/>
          </w:rPr>
          <w:t xml:space="preserve">text, success criteria (revenue </w:t>
        </w:r>
        <w:r w:rsidRPr="00A4489A">
          <w:rPr>
            <w:color w:val="000000"/>
          </w:rPr>
          <w:t>projection, market recognition etc.), and financial prognosis.</w:t>
        </w:r>
      </w:ins>
    </w:p>
    <w:p w:rsidR="00884637" w:rsidRPr="00A4489A" w:rsidRDefault="00884637" w:rsidP="00884637">
      <w:pPr>
        <w:numPr>
          <w:ilvl w:val="0"/>
          <w:numId w:val="15"/>
        </w:numPr>
        <w:rPr>
          <w:ins w:id="526" w:author="Kazy Nguyen" w:date="2018-05-13T15:34:00Z"/>
          <w:color w:val="000000"/>
        </w:rPr>
      </w:pPr>
      <w:ins w:id="527" w:author="Kazy Nguyen" w:date="2018-05-13T15:34:00Z">
        <w:r w:rsidRPr="00A4489A">
          <w:rPr>
            <w:color w:val="000000"/>
          </w:rPr>
          <w:t>An initial risk assessment</w:t>
        </w:r>
      </w:ins>
    </w:p>
    <w:p w:rsidR="00884637" w:rsidRPr="00A4489A" w:rsidRDefault="00884637" w:rsidP="00884637">
      <w:pPr>
        <w:numPr>
          <w:ilvl w:val="0"/>
          <w:numId w:val="15"/>
        </w:numPr>
        <w:rPr>
          <w:ins w:id="528" w:author="Kazy Nguyen" w:date="2018-05-13T15:34:00Z"/>
          <w:color w:val="000000"/>
        </w:rPr>
      </w:pPr>
      <w:ins w:id="529" w:author="Kazy Nguyen" w:date="2018-05-13T15:34:00Z">
        <w:r w:rsidRPr="00A4489A">
          <w:rPr>
            <w:color w:val="000000"/>
          </w:rPr>
          <w:t>A project plan, showing phases and iterations</w:t>
        </w:r>
      </w:ins>
    </w:p>
    <w:p w:rsidR="00884637" w:rsidRPr="00A4489A" w:rsidRDefault="00884637" w:rsidP="00884637">
      <w:pPr>
        <w:numPr>
          <w:ilvl w:val="0"/>
          <w:numId w:val="15"/>
        </w:numPr>
        <w:rPr>
          <w:ins w:id="530" w:author="Kazy Nguyen" w:date="2018-05-13T15:34:00Z"/>
          <w:color w:val="000000"/>
        </w:rPr>
      </w:pPr>
      <w:ins w:id="531" w:author="Kazy Nguyen" w:date="2018-05-13T15:34:00Z">
        <w:r w:rsidRPr="00A4489A">
          <w:rPr>
            <w:color w:val="000000"/>
          </w:rPr>
          <w:t>A business model (if necessary)</w:t>
        </w:r>
      </w:ins>
    </w:p>
    <w:p w:rsidR="00884637" w:rsidRDefault="00884637" w:rsidP="00884637">
      <w:pPr>
        <w:numPr>
          <w:ilvl w:val="0"/>
          <w:numId w:val="15"/>
        </w:numPr>
        <w:rPr>
          <w:ins w:id="532" w:author="Kazy Nguyen" w:date="2018-05-13T15:34:00Z"/>
          <w:color w:val="000000"/>
        </w:rPr>
      </w:pPr>
      <w:ins w:id="533" w:author="Kazy Nguyen" w:date="2018-05-13T15:34:00Z">
        <w:r w:rsidRPr="00A4489A">
          <w:rPr>
            <w:color w:val="000000"/>
          </w:rPr>
          <w:t>One or several prototypes</w:t>
        </w:r>
      </w:ins>
    </w:p>
    <w:p w:rsidR="00884637" w:rsidRDefault="00884637">
      <w:pPr>
        <w:pStyle w:val="Heading4"/>
        <w:ind w:left="1260" w:hanging="1260"/>
        <w:rPr>
          <w:ins w:id="534" w:author="Kazy Nguyen" w:date="2018-05-13T15:34:00Z"/>
          <w:lang w:eastAsia="ja-JP"/>
        </w:rPr>
        <w:pPrChange w:id="535" w:author="Kazy Nguyen" w:date="2018-04-29T17:55:00Z">
          <w:pPr>
            <w:pStyle w:val="Heading5"/>
          </w:pPr>
        </w:pPrChange>
      </w:pPr>
      <w:ins w:id="536" w:author="Kazy Nguyen" w:date="2018-05-13T15:34:00Z">
        <w:r>
          <w:rPr>
            <w:lang w:eastAsia="ja-JP"/>
          </w:rPr>
          <w:lastRenderedPageBreak/>
          <w:t>Elaboration phase</w:t>
        </w:r>
      </w:ins>
    </w:p>
    <w:p w:rsidR="00884637" w:rsidRPr="00DA1515" w:rsidRDefault="00884637" w:rsidP="00884637">
      <w:pPr>
        <w:pStyle w:val="NormalWeb"/>
        <w:shd w:val="clear" w:color="auto" w:fill="FFFFFF"/>
        <w:spacing w:before="0" w:after="150" w:line="420" w:lineRule="atLeast"/>
        <w:jc w:val="both"/>
        <w:rPr>
          <w:ins w:id="537" w:author="Kazy Nguyen" w:date="2018-05-13T15:34:00Z"/>
          <w:lang w:eastAsia="ja-JP"/>
        </w:rPr>
      </w:pPr>
      <w:ins w:id="538" w:author="Kazy Nguyen" w:date="2018-05-13T15:34:00Z">
        <w:r w:rsidRPr="00DA1515">
          <w:rPr>
            <w:lang w:eastAsia="ja-JP"/>
          </w:rPr>
          <w:t>Elaboration phase is the second phase. In this phase, software developer define all system features in detail. The output of this phase are:</w:t>
        </w:r>
      </w:ins>
    </w:p>
    <w:p w:rsidR="00884637" w:rsidRPr="00A4489A" w:rsidRDefault="00884637" w:rsidP="00884637">
      <w:pPr>
        <w:numPr>
          <w:ilvl w:val="0"/>
          <w:numId w:val="15"/>
        </w:numPr>
        <w:rPr>
          <w:ins w:id="539" w:author="Kazy Nguyen" w:date="2018-05-13T15:34:00Z"/>
          <w:color w:val="000000"/>
        </w:rPr>
      </w:pPr>
      <w:ins w:id="540" w:author="Kazy Nguyen" w:date="2018-05-13T15:34:00Z">
        <w:r>
          <w:rPr>
            <w:color w:val="000000"/>
          </w:rPr>
          <w:t xml:space="preserve"> A</w:t>
        </w:r>
        <w:r w:rsidRPr="00A4489A">
          <w:rPr>
            <w:color w:val="000000"/>
          </w:rPr>
          <w:t xml:space="preserve"> use case</w:t>
        </w:r>
        <w:r>
          <w:rPr>
            <w:color w:val="000000"/>
          </w:rPr>
          <w:t xml:space="preserve"> model (at least 80% complete) -</w:t>
        </w:r>
        <w:r w:rsidRPr="00A4489A">
          <w:rPr>
            <w:color w:val="000000"/>
          </w:rPr>
          <w:t xml:space="preserve"> all use cases and actors have been identified, and most use case descriptions have been developed.</w:t>
        </w:r>
      </w:ins>
    </w:p>
    <w:p w:rsidR="00884637" w:rsidRPr="00A4489A" w:rsidRDefault="00884637" w:rsidP="00884637">
      <w:pPr>
        <w:numPr>
          <w:ilvl w:val="0"/>
          <w:numId w:val="15"/>
        </w:numPr>
        <w:rPr>
          <w:ins w:id="541" w:author="Kazy Nguyen" w:date="2018-05-13T15:34:00Z"/>
          <w:color w:val="000000"/>
        </w:rPr>
      </w:pPr>
      <w:ins w:id="542" w:author="Kazy Nguyen" w:date="2018-05-13T15:34:00Z">
        <w:r>
          <w:rPr>
            <w:color w:val="000000"/>
          </w:rPr>
          <w:t>S</w:t>
        </w:r>
        <w:r w:rsidRPr="00A4489A">
          <w:rPr>
            <w:color w:val="000000"/>
          </w:rPr>
          <w:t>upplementary requirements capturing the non-functional requirements and other requirements that are not associated with a specific use case.</w:t>
        </w:r>
      </w:ins>
    </w:p>
    <w:p w:rsidR="00884637" w:rsidRPr="00A4489A" w:rsidRDefault="00884637" w:rsidP="00884637">
      <w:pPr>
        <w:numPr>
          <w:ilvl w:val="0"/>
          <w:numId w:val="15"/>
        </w:numPr>
        <w:rPr>
          <w:ins w:id="543" w:author="Kazy Nguyen" w:date="2018-05-13T15:34:00Z"/>
          <w:color w:val="000000"/>
        </w:rPr>
      </w:pPr>
      <w:ins w:id="544" w:author="Kazy Nguyen" w:date="2018-05-13T15:34:00Z">
        <w:r>
          <w:rPr>
            <w:color w:val="000000"/>
          </w:rPr>
          <w:t>A</w:t>
        </w:r>
        <w:r w:rsidRPr="00A4489A">
          <w:rPr>
            <w:color w:val="000000"/>
          </w:rPr>
          <w:t xml:space="preserve"> software architecture description</w:t>
        </w:r>
      </w:ins>
    </w:p>
    <w:p w:rsidR="00884637" w:rsidRPr="00A4489A" w:rsidRDefault="00884637" w:rsidP="00884637">
      <w:pPr>
        <w:numPr>
          <w:ilvl w:val="0"/>
          <w:numId w:val="15"/>
        </w:numPr>
        <w:rPr>
          <w:ins w:id="545" w:author="Kazy Nguyen" w:date="2018-05-13T15:34:00Z"/>
          <w:color w:val="000000"/>
        </w:rPr>
      </w:pPr>
      <w:ins w:id="546" w:author="Kazy Nguyen" w:date="2018-05-13T15:34:00Z">
        <w:r>
          <w:rPr>
            <w:color w:val="000000"/>
          </w:rPr>
          <w:t>An</w:t>
        </w:r>
        <w:r w:rsidRPr="00A4489A">
          <w:rPr>
            <w:color w:val="000000"/>
          </w:rPr>
          <w:t xml:space="preserve"> executable architectural prototype</w:t>
        </w:r>
      </w:ins>
    </w:p>
    <w:p w:rsidR="00884637" w:rsidRPr="00A4489A" w:rsidRDefault="00884637" w:rsidP="00884637">
      <w:pPr>
        <w:numPr>
          <w:ilvl w:val="0"/>
          <w:numId w:val="15"/>
        </w:numPr>
        <w:rPr>
          <w:ins w:id="547" w:author="Kazy Nguyen" w:date="2018-05-13T15:34:00Z"/>
          <w:color w:val="000000"/>
        </w:rPr>
      </w:pPr>
      <w:ins w:id="548" w:author="Kazy Nguyen" w:date="2018-05-13T15:34:00Z">
        <w:r>
          <w:rPr>
            <w:color w:val="000000"/>
          </w:rPr>
          <w:t>A</w:t>
        </w:r>
        <w:r w:rsidRPr="00A4489A">
          <w:rPr>
            <w:color w:val="000000"/>
          </w:rPr>
          <w:t xml:space="preserve"> revised risk list and a revised business case.</w:t>
        </w:r>
      </w:ins>
    </w:p>
    <w:p w:rsidR="00884637" w:rsidRPr="00A4489A" w:rsidRDefault="00884637" w:rsidP="00884637">
      <w:pPr>
        <w:numPr>
          <w:ilvl w:val="0"/>
          <w:numId w:val="15"/>
        </w:numPr>
        <w:rPr>
          <w:ins w:id="549" w:author="Kazy Nguyen" w:date="2018-05-13T15:34:00Z"/>
          <w:color w:val="000000"/>
        </w:rPr>
      </w:pPr>
      <w:ins w:id="550" w:author="Kazy Nguyen" w:date="2018-05-13T15:34:00Z">
        <w:r>
          <w:rPr>
            <w:color w:val="000000"/>
          </w:rPr>
          <w:t>A</w:t>
        </w:r>
        <w:r w:rsidRPr="00A4489A">
          <w:rPr>
            <w:color w:val="000000"/>
          </w:rPr>
          <w:t xml:space="preserve"> development plan for the overall project, including the coarse-grained project plan, showing iterations and evaluation criteria for each iteration.</w:t>
        </w:r>
      </w:ins>
    </w:p>
    <w:p w:rsidR="00884637" w:rsidRPr="00A4489A" w:rsidRDefault="00884637" w:rsidP="00884637">
      <w:pPr>
        <w:numPr>
          <w:ilvl w:val="0"/>
          <w:numId w:val="15"/>
        </w:numPr>
        <w:rPr>
          <w:ins w:id="551" w:author="Kazy Nguyen" w:date="2018-05-13T15:34:00Z"/>
          <w:color w:val="000000"/>
        </w:rPr>
      </w:pPr>
      <w:ins w:id="552" w:author="Kazy Nguyen" w:date="2018-05-13T15:34:00Z">
        <w:r>
          <w:rPr>
            <w:color w:val="000000"/>
          </w:rPr>
          <w:t>An</w:t>
        </w:r>
        <w:r w:rsidRPr="00A4489A">
          <w:rPr>
            <w:color w:val="000000"/>
          </w:rPr>
          <w:t xml:space="preserve"> updated development case specifying the process to be used. A preliminary user manual (optional)</w:t>
        </w:r>
      </w:ins>
    </w:p>
    <w:p w:rsidR="00884637" w:rsidRDefault="00884637">
      <w:pPr>
        <w:pStyle w:val="Heading4"/>
        <w:ind w:left="1260" w:hanging="1260"/>
        <w:rPr>
          <w:ins w:id="553" w:author="Kazy Nguyen" w:date="2018-05-13T15:34:00Z"/>
          <w:lang w:eastAsia="ja-JP"/>
        </w:rPr>
        <w:pPrChange w:id="554" w:author="Kazy Nguyen" w:date="2018-04-29T17:55:00Z">
          <w:pPr>
            <w:pStyle w:val="Heading5"/>
          </w:pPr>
        </w:pPrChange>
      </w:pPr>
      <w:ins w:id="555" w:author="Kazy Nguyen" w:date="2018-05-13T15:34:00Z">
        <w:r>
          <w:rPr>
            <w:lang w:eastAsia="ja-JP"/>
          </w:rPr>
          <w:t>Construction phase</w:t>
        </w:r>
      </w:ins>
    </w:p>
    <w:p w:rsidR="00884637" w:rsidRPr="00DA1515" w:rsidRDefault="00884637" w:rsidP="00884637">
      <w:pPr>
        <w:rPr>
          <w:ins w:id="556" w:author="Kazy Nguyen" w:date="2018-05-13T15:34:00Z"/>
          <w:szCs w:val="24"/>
          <w:lang w:eastAsia="ja-JP"/>
        </w:rPr>
      </w:pPr>
      <w:ins w:id="557" w:author="Kazy Nguyen" w:date="2018-05-13T15:34:00Z">
        <w:r w:rsidRPr="00DA1515">
          <w:rPr>
            <w:szCs w:val="24"/>
            <w:lang w:eastAsia="ja-JP"/>
          </w:rPr>
          <w:t>Construction phase is the third phase. In this phase, software developers develop the Software</w:t>
        </w:r>
        <w:r>
          <w:rPr>
            <w:color w:val="000000"/>
          </w:rPr>
          <w:t xml:space="preserve"> </w:t>
        </w:r>
        <w:r w:rsidRPr="00DA1515">
          <w:rPr>
            <w:szCs w:val="24"/>
            <w:lang w:eastAsia="ja-JP"/>
          </w:rPr>
          <w:t>product. The output of this phase are:</w:t>
        </w:r>
      </w:ins>
    </w:p>
    <w:p w:rsidR="00884637" w:rsidRDefault="00884637" w:rsidP="00884637">
      <w:pPr>
        <w:numPr>
          <w:ilvl w:val="0"/>
          <w:numId w:val="15"/>
        </w:numPr>
        <w:rPr>
          <w:ins w:id="558" w:author="Kazy Nguyen" w:date="2018-05-13T15:34:00Z"/>
          <w:color w:val="000000"/>
        </w:rPr>
      </w:pPr>
      <w:ins w:id="559" w:author="Kazy Nguyen" w:date="2018-05-13T15:34:00Z">
        <w:r>
          <w:rPr>
            <w:color w:val="000000"/>
          </w:rPr>
          <w:t>Design documents</w:t>
        </w:r>
      </w:ins>
    </w:p>
    <w:p w:rsidR="00884637" w:rsidRDefault="00884637" w:rsidP="00884637">
      <w:pPr>
        <w:numPr>
          <w:ilvl w:val="0"/>
          <w:numId w:val="15"/>
        </w:numPr>
        <w:rPr>
          <w:ins w:id="560" w:author="Kazy Nguyen" w:date="2018-05-13T15:34:00Z"/>
          <w:color w:val="000000"/>
        </w:rPr>
      </w:pPr>
      <w:ins w:id="561" w:author="Kazy Nguyen" w:date="2018-05-13T15:34:00Z">
        <w:r>
          <w:rPr>
            <w:color w:val="000000"/>
          </w:rPr>
          <w:t>Source code</w:t>
        </w:r>
      </w:ins>
    </w:p>
    <w:p w:rsidR="00884637" w:rsidRDefault="00884637" w:rsidP="00884637">
      <w:pPr>
        <w:numPr>
          <w:ilvl w:val="0"/>
          <w:numId w:val="15"/>
        </w:numPr>
        <w:rPr>
          <w:ins w:id="562" w:author="Kazy Nguyen" w:date="2018-05-13T15:34:00Z"/>
          <w:color w:val="000000"/>
        </w:rPr>
      </w:pPr>
      <w:ins w:id="563" w:author="Kazy Nguyen" w:date="2018-05-13T15:34:00Z">
        <w:r>
          <w:rPr>
            <w:color w:val="000000"/>
          </w:rPr>
          <w:t>The software product</w:t>
        </w:r>
      </w:ins>
    </w:p>
    <w:p w:rsidR="00884637" w:rsidRDefault="00884637" w:rsidP="00884637">
      <w:pPr>
        <w:numPr>
          <w:ilvl w:val="0"/>
          <w:numId w:val="15"/>
        </w:numPr>
        <w:rPr>
          <w:ins w:id="564" w:author="Kazy Nguyen" w:date="2018-05-13T15:34:00Z"/>
          <w:color w:val="000000"/>
        </w:rPr>
      </w:pPr>
      <w:ins w:id="565" w:author="Kazy Nguyen" w:date="2018-05-13T15:34:00Z">
        <w:r>
          <w:rPr>
            <w:color w:val="000000"/>
          </w:rPr>
          <w:t>The user manual</w:t>
        </w:r>
      </w:ins>
    </w:p>
    <w:p w:rsidR="00884637" w:rsidRDefault="00884637">
      <w:pPr>
        <w:pStyle w:val="Heading4"/>
        <w:ind w:left="1260" w:hanging="1260"/>
        <w:rPr>
          <w:ins w:id="566" w:author="Kazy Nguyen" w:date="2018-05-13T15:34:00Z"/>
          <w:lang w:eastAsia="ja-JP"/>
        </w:rPr>
        <w:pPrChange w:id="567" w:author="Kazy Nguyen" w:date="2018-04-29T17:55:00Z">
          <w:pPr>
            <w:pStyle w:val="Heading5"/>
          </w:pPr>
        </w:pPrChange>
      </w:pPr>
      <w:ins w:id="568" w:author="Kazy Nguyen" w:date="2018-05-13T15:34:00Z">
        <w:r>
          <w:rPr>
            <w:lang w:eastAsia="ja-JP"/>
          </w:rPr>
          <w:lastRenderedPageBreak/>
          <w:t>Transition phase</w:t>
        </w:r>
      </w:ins>
    </w:p>
    <w:p w:rsidR="00884637" w:rsidRPr="00DA1515" w:rsidRDefault="00884637" w:rsidP="00884637">
      <w:pPr>
        <w:pStyle w:val="NormalWeb"/>
        <w:shd w:val="clear" w:color="auto" w:fill="FFFFFF"/>
        <w:spacing w:before="0" w:after="150" w:line="420" w:lineRule="atLeast"/>
        <w:jc w:val="both"/>
        <w:rPr>
          <w:ins w:id="569" w:author="Kazy Nguyen" w:date="2018-05-13T15:34:00Z"/>
          <w:lang w:eastAsia="ja-JP"/>
        </w:rPr>
      </w:pPr>
      <w:ins w:id="570" w:author="Kazy Nguyen" w:date="2018-05-13T15:34:00Z">
        <w:r w:rsidRPr="00DA1515">
          <w:rPr>
            <w:lang w:eastAsia="ja-JP"/>
          </w:rPr>
          <w:t>Transition phase is the last phase. In this phase, the software developers finish all last steps in development lifecycle and bring up the completed software product to client. The output of this phase are:</w:t>
        </w:r>
      </w:ins>
    </w:p>
    <w:p w:rsidR="00884637" w:rsidRPr="005E758A" w:rsidRDefault="00884637" w:rsidP="00884637">
      <w:pPr>
        <w:numPr>
          <w:ilvl w:val="0"/>
          <w:numId w:val="15"/>
        </w:numPr>
        <w:rPr>
          <w:ins w:id="571" w:author="Kazy Nguyen" w:date="2018-05-13T15:34:00Z"/>
          <w:color w:val="000000"/>
        </w:rPr>
      </w:pPr>
      <w:ins w:id="572" w:author="Kazy Nguyen" w:date="2018-05-13T15:34:00Z">
        <w:r>
          <w:rPr>
            <w:color w:val="000000"/>
          </w:rPr>
          <w:t>B</w:t>
        </w:r>
        <w:r w:rsidRPr="005E758A">
          <w:rPr>
            <w:color w:val="000000"/>
          </w:rPr>
          <w:t>eta testing to validate the new system against user expectations</w:t>
        </w:r>
      </w:ins>
    </w:p>
    <w:p w:rsidR="00884637" w:rsidRPr="005E758A" w:rsidRDefault="00884637" w:rsidP="00884637">
      <w:pPr>
        <w:numPr>
          <w:ilvl w:val="0"/>
          <w:numId w:val="15"/>
        </w:numPr>
        <w:rPr>
          <w:ins w:id="573" w:author="Kazy Nguyen" w:date="2018-05-13T15:34:00Z"/>
          <w:color w:val="000000"/>
        </w:rPr>
      </w:pPr>
      <w:ins w:id="574" w:author="Kazy Nguyen" w:date="2018-05-13T15:34:00Z">
        <w:r>
          <w:rPr>
            <w:color w:val="000000"/>
          </w:rPr>
          <w:t>P</w:t>
        </w:r>
        <w:r w:rsidRPr="005E758A">
          <w:rPr>
            <w:color w:val="000000"/>
          </w:rPr>
          <w:t>arallel operation with a legacy system that it is replacing</w:t>
        </w:r>
      </w:ins>
    </w:p>
    <w:p w:rsidR="00884637" w:rsidRPr="005E758A" w:rsidRDefault="00884637" w:rsidP="00884637">
      <w:pPr>
        <w:numPr>
          <w:ilvl w:val="0"/>
          <w:numId w:val="15"/>
        </w:numPr>
        <w:rPr>
          <w:ins w:id="575" w:author="Kazy Nguyen" w:date="2018-05-13T15:34:00Z"/>
          <w:color w:val="000000"/>
        </w:rPr>
      </w:pPr>
      <w:ins w:id="576" w:author="Kazy Nguyen" w:date="2018-05-13T15:34:00Z">
        <w:r>
          <w:rPr>
            <w:color w:val="000000"/>
          </w:rPr>
          <w:t>C</w:t>
        </w:r>
        <w:r w:rsidRPr="005E758A">
          <w:rPr>
            <w:color w:val="000000"/>
          </w:rPr>
          <w:t>onversion of operational databases</w:t>
        </w:r>
      </w:ins>
    </w:p>
    <w:p w:rsidR="00884637" w:rsidRPr="005E758A" w:rsidRDefault="00884637" w:rsidP="00884637">
      <w:pPr>
        <w:numPr>
          <w:ilvl w:val="0"/>
          <w:numId w:val="15"/>
        </w:numPr>
        <w:rPr>
          <w:ins w:id="577" w:author="Kazy Nguyen" w:date="2018-05-13T15:34:00Z"/>
          <w:color w:val="000000"/>
        </w:rPr>
      </w:pPr>
      <w:ins w:id="578" w:author="Kazy Nguyen" w:date="2018-05-13T15:34:00Z">
        <w:r>
          <w:rPr>
            <w:color w:val="000000"/>
          </w:rPr>
          <w:t>T</w:t>
        </w:r>
        <w:r w:rsidRPr="005E758A">
          <w:rPr>
            <w:color w:val="000000"/>
          </w:rPr>
          <w:t>raining of users and maintainers</w:t>
        </w:r>
      </w:ins>
    </w:p>
    <w:p w:rsidR="00884637" w:rsidRPr="00DA1515" w:rsidRDefault="00884637" w:rsidP="00884637">
      <w:pPr>
        <w:numPr>
          <w:ilvl w:val="0"/>
          <w:numId w:val="15"/>
        </w:numPr>
        <w:rPr>
          <w:ins w:id="579" w:author="Kazy Nguyen" w:date="2018-05-13T15:34:00Z"/>
          <w:color w:val="000000"/>
        </w:rPr>
      </w:pPr>
      <w:ins w:id="580" w:author="Kazy Nguyen" w:date="2018-05-13T15:34:00Z">
        <w:r>
          <w:rPr>
            <w:color w:val="000000"/>
          </w:rPr>
          <w:t>R</w:t>
        </w:r>
        <w:r w:rsidRPr="005E758A">
          <w:rPr>
            <w:color w:val="000000"/>
          </w:rPr>
          <w:t>olling-out the product to the marketing, distribution, and sales teams</w:t>
        </w:r>
      </w:ins>
    </w:p>
    <w:p w:rsidR="00884637" w:rsidRPr="000A37BD" w:rsidRDefault="00884637" w:rsidP="00884637">
      <w:pPr>
        <w:pStyle w:val="NormalWeb"/>
        <w:shd w:val="clear" w:color="auto" w:fill="FFFFFF"/>
        <w:spacing w:before="0" w:after="150" w:line="420" w:lineRule="atLeast"/>
        <w:jc w:val="both"/>
        <w:rPr>
          <w:ins w:id="581" w:author="Kazy Nguyen" w:date="2018-05-13T15:34:00Z"/>
          <w:b/>
        </w:rPr>
      </w:pPr>
      <w:ins w:id="582" w:author="Kazy Nguyen" w:date="2018-05-13T15:34:00Z">
        <w:r w:rsidRPr="000A37BD">
          <w:rPr>
            <w:b/>
          </w:rPr>
          <w:t xml:space="preserve">Core </w:t>
        </w:r>
        <w:r w:rsidRPr="000A37BD">
          <w:rPr>
            <w:b/>
            <w:lang w:eastAsia="ja-JP"/>
          </w:rPr>
          <w:t>process</w:t>
        </w:r>
        <w:r w:rsidRPr="000A37BD">
          <w:rPr>
            <w:b/>
          </w:rPr>
          <w:t>:</w:t>
        </w:r>
      </w:ins>
    </w:p>
    <w:p w:rsidR="00884637" w:rsidRPr="00DA1515" w:rsidRDefault="00884637" w:rsidP="00884637">
      <w:pPr>
        <w:pStyle w:val="NormalWeb"/>
        <w:shd w:val="clear" w:color="auto" w:fill="FFFFFF"/>
        <w:spacing w:before="0" w:after="150" w:line="420" w:lineRule="atLeast"/>
        <w:jc w:val="both"/>
        <w:rPr>
          <w:ins w:id="583" w:author="Kazy Nguyen" w:date="2018-05-13T15:34:00Z"/>
          <w:lang w:eastAsia="ja-JP"/>
        </w:rPr>
      </w:pPr>
      <w:ins w:id="584" w:author="Kazy Nguyen" w:date="2018-05-13T15:34:00Z">
        <w:r w:rsidRPr="00DA1515">
          <w:rPr>
            <w:lang w:eastAsia="ja-JP"/>
          </w:rPr>
          <w:t>RUF defined that core process divides the Development phase into logical core phase (workflows). There are 6 core workflows:</w:t>
        </w:r>
      </w:ins>
    </w:p>
    <w:p w:rsidR="00884637" w:rsidRDefault="00884637" w:rsidP="00884637">
      <w:pPr>
        <w:numPr>
          <w:ilvl w:val="0"/>
          <w:numId w:val="15"/>
        </w:numPr>
        <w:rPr>
          <w:ins w:id="585" w:author="Kazy Nguyen" w:date="2018-05-13T15:34:00Z"/>
          <w:color w:val="000000"/>
        </w:rPr>
      </w:pPr>
      <w:ins w:id="586" w:author="Kazy Nguyen" w:date="2018-05-13T15:34:00Z">
        <w:r>
          <w:rPr>
            <w:color w:val="000000"/>
          </w:rPr>
          <w:t>Business modeling</w:t>
        </w:r>
      </w:ins>
    </w:p>
    <w:p w:rsidR="00884637" w:rsidRDefault="00884637" w:rsidP="00884637">
      <w:pPr>
        <w:numPr>
          <w:ilvl w:val="0"/>
          <w:numId w:val="15"/>
        </w:numPr>
        <w:rPr>
          <w:ins w:id="587" w:author="Kazy Nguyen" w:date="2018-05-13T15:34:00Z"/>
          <w:color w:val="000000"/>
        </w:rPr>
      </w:pPr>
      <w:ins w:id="588" w:author="Kazy Nguyen" w:date="2018-05-13T15:34:00Z">
        <w:r>
          <w:rPr>
            <w:color w:val="000000"/>
          </w:rPr>
          <w:t>Requirements</w:t>
        </w:r>
      </w:ins>
    </w:p>
    <w:p w:rsidR="00884637" w:rsidRDefault="00884637" w:rsidP="00884637">
      <w:pPr>
        <w:numPr>
          <w:ilvl w:val="0"/>
          <w:numId w:val="15"/>
        </w:numPr>
        <w:rPr>
          <w:ins w:id="589" w:author="Kazy Nguyen" w:date="2018-05-13T15:34:00Z"/>
          <w:color w:val="000000"/>
        </w:rPr>
      </w:pPr>
      <w:ins w:id="590" w:author="Kazy Nguyen" w:date="2018-05-13T15:34:00Z">
        <w:r>
          <w:rPr>
            <w:color w:val="000000"/>
          </w:rPr>
          <w:t>Analysis &amp; design</w:t>
        </w:r>
      </w:ins>
    </w:p>
    <w:p w:rsidR="00884637" w:rsidRDefault="00884637" w:rsidP="00884637">
      <w:pPr>
        <w:numPr>
          <w:ilvl w:val="0"/>
          <w:numId w:val="15"/>
        </w:numPr>
        <w:rPr>
          <w:ins w:id="591" w:author="Kazy Nguyen" w:date="2018-05-13T15:34:00Z"/>
          <w:color w:val="000000"/>
        </w:rPr>
      </w:pPr>
      <w:ins w:id="592" w:author="Kazy Nguyen" w:date="2018-05-13T15:34:00Z">
        <w:r>
          <w:rPr>
            <w:color w:val="000000"/>
          </w:rPr>
          <w:t>Implementation</w:t>
        </w:r>
      </w:ins>
    </w:p>
    <w:p w:rsidR="00884637" w:rsidRDefault="00884637" w:rsidP="00884637">
      <w:pPr>
        <w:numPr>
          <w:ilvl w:val="0"/>
          <w:numId w:val="15"/>
        </w:numPr>
        <w:rPr>
          <w:ins w:id="593" w:author="Kazy Nguyen" w:date="2018-05-13T15:34:00Z"/>
          <w:color w:val="000000"/>
        </w:rPr>
      </w:pPr>
      <w:ins w:id="594" w:author="Kazy Nguyen" w:date="2018-05-13T15:34:00Z">
        <w:r>
          <w:rPr>
            <w:color w:val="000000"/>
          </w:rPr>
          <w:t>Test</w:t>
        </w:r>
      </w:ins>
    </w:p>
    <w:p w:rsidR="00884637" w:rsidRPr="00A4489A" w:rsidRDefault="00884637" w:rsidP="00884637">
      <w:pPr>
        <w:numPr>
          <w:ilvl w:val="0"/>
          <w:numId w:val="15"/>
        </w:numPr>
        <w:rPr>
          <w:ins w:id="595" w:author="Kazy Nguyen" w:date="2018-05-13T15:34:00Z"/>
          <w:color w:val="000000"/>
        </w:rPr>
      </w:pPr>
      <w:ins w:id="596" w:author="Kazy Nguyen" w:date="2018-05-13T15:34:00Z">
        <w:r>
          <w:rPr>
            <w:color w:val="000000"/>
          </w:rPr>
          <w:t>Deployment</w:t>
        </w:r>
      </w:ins>
    </w:p>
    <w:p w:rsidR="00884637" w:rsidRDefault="00884637">
      <w:pPr>
        <w:pStyle w:val="Heading4"/>
        <w:ind w:left="1260" w:hanging="1260"/>
        <w:rPr>
          <w:ins w:id="597" w:author="Kazy Nguyen" w:date="2018-05-13T15:34:00Z"/>
          <w:lang w:eastAsia="ja-JP"/>
        </w:rPr>
        <w:pPrChange w:id="598" w:author="Kazy Nguyen" w:date="2018-04-29T17:55:00Z">
          <w:pPr>
            <w:pStyle w:val="Heading5"/>
          </w:pPr>
        </w:pPrChange>
      </w:pPr>
      <w:ins w:id="599" w:author="Kazy Nguyen" w:date="2018-05-13T15:34:00Z">
        <w:r>
          <w:rPr>
            <w:lang w:eastAsia="ja-JP"/>
          </w:rPr>
          <w:t>Business modeling</w:t>
        </w:r>
      </w:ins>
    </w:p>
    <w:p w:rsidR="00884637" w:rsidRPr="00DA1515" w:rsidRDefault="00884637" w:rsidP="00884637">
      <w:pPr>
        <w:pStyle w:val="NormalWeb"/>
        <w:shd w:val="clear" w:color="auto" w:fill="FFFFFF"/>
        <w:spacing w:before="0" w:after="150" w:line="420" w:lineRule="atLeast"/>
        <w:jc w:val="both"/>
        <w:rPr>
          <w:ins w:id="600" w:author="Kazy Nguyen" w:date="2018-05-13T15:34:00Z"/>
          <w:lang w:eastAsia="ja-JP"/>
        </w:rPr>
      </w:pPr>
      <w:ins w:id="601" w:author="Kazy Nguyen" w:date="2018-05-13T15:34:00Z">
        <w:r w:rsidRPr="00DA1515">
          <w:rPr>
            <w:lang w:eastAsia="ja-JP"/>
          </w:rPr>
          <w:t xml:space="preserve">One of the biggest issue in development phase is the lack of communication/misunderstanding between Software development team and Business department. It will lead to an inaccurate </w:t>
        </w:r>
        <w:r w:rsidRPr="00DA1515">
          <w:rPr>
            <w:lang w:eastAsia="ja-JP"/>
          </w:rPr>
          <w:lastRenderedPageBreak/>
          <w:t xml:space="preserve">interpretation of business requirements. To solve this problem, RUF provides common language/patterns understandable by both departments. That is business modeling. </w:t>
        </w:r>
      </w:ins>
    </w:p>
    <w:p w:rsidR="00884637" w:rsidRDefault="00884637">
      <w:pPr>
        <w:pStyle w:val="Heading4"/>
        <w:ind w:left="1260" w:hanging="1260"/>
        <w:rPr>
          <w:ins w:id="602" w:author="Kazy Nguyen" w:date="2018-05-13T15:34:00Z"/>
          <w:lang w:eastAsia="ja-JP"/>
        </w:rPr>
        <w:pPrChange w:id="603" w:author="Kazy Nguyen" w:date="2018-04-29T17:55:00Z">
          <w:pPr>
            <w:pStyle w:val="Heading5"/>
          </w:pPr>
        </w:pPrChange>
      </w:pPr>
      <w:ins w:id="604" w:author="Kazy Nguyen" w:date="2018-05-13T15:34:00Z">
        <w:r>
          <w:rPr>
            <w:lang w:eastAsia="ja-JP"/>
          </w:rPr>
          <w:t>Requirements</w:t>
        </w:r>
      </w:ins>
    </w:p>
    <w:p w:rsidR="00884637" w:rsidRPr="00DA1515" w:rsidRDefault="00884637" w:rsidP="00884637">
      <w:pPr>
        <w:pStyle w:val="NormalWeb"/>
        <w:shd w:val="clear" w:color="auto" w:fill="FFFFFF"/>
        <w:spacing w:before="0" w:after="150" w:line="420" w:lineRule="atLeast"/>
        <w:jc w:val="both"/>
        <w:rPr>
          <w:ins w:id="605" w:author="Kazy Nguyen" w:date="2018-05-13T15:34:00Z"/>
          <w:lang w:eastAsia="ja-JP"/>
        </w:rPr>
      </w:pPr>
      <w:ins w:id="606" w:author="Kazy Nguyen" w:date="2018-05-13T15:34:00Z">
        <w:r w:rsidRPr="00DA1515">
          <w:rPr>
            <w:lang w:eastAsia="ja-JP"/>
          </w:rPr>
          <w:t>Software requirements is a field in software engineering that deals with establishing the needs of stakeholders that are to be solved by software.</w:t>
        </w:r>
      </w:ins>
    </w:p>
    <w:p w:rsidR="00884637" w:rsidRPr="00DA1515" w:rsidRDefault="00884637" w:rsidP="00884637">
      <w:pPr>
        <w:pStyle w:val="NormalWeb"/>
        <w:shd w:val="clear" w:color="auto" w:fill="FFFFFF"/>
        <w:spacing w:before="0" w:after="150" w:line="420" w:lineRule="atLeast"/>
        <w:jc w:val="both"/>
        <w:rPr>
          <w:ins w:id="607" w:author="Kazy Nguyen" w:date="2018-05-13T15:34:00Z"/>
          <w:lang w:eastAsia="ja-JP"/>
        </w:rPr>
      </w:pPr>
      <w:ins w:id="608" w:author="Kazy Nguyen" w:date="2018-05-13T15:34:00Z">
        <w:r w:rsidRPr="00DA1515">
          <w:rPr>
            <w:lang w:eastAsia="ja-JP"/>
          </w:rPr>
          <w:t>The goal of Requirement workflow is to define all need by user. It should be all functional requirements and non-functional requirement. After this phase, software development team can have an overview of system behavior.</w:t>
        </w:r>
      </w:ins>
    </w:p>
    <w:p w:rsidR="00884637" w:rsidRDefault="00884637">
      <w:pPr>
        <w:pStyle w:val="Heading4"/>
        <w:ind w:left="1260" w:hanging="1260"/>
        <w:rPr>
          <w:ins w:id="609" w:author="Kazy Nguyen" w:date="2018-05-13T15:34:00Z"/>
          <w:lang w:eastAsia="ja-JP"/>
        </w:rPr>
        <w:pPrChange w:id="610" w:author="Kazy Nguyen" w:date="2018-04-29T17:55:00Z">
          <w:pPr>
            <w:pStyle w:val="Heading5"/>
          </w:pPr>
        </w:pPrChange>
      </w:pPr>
      <w:ins w:id="611" w:author="Kazy Nguyen" w:date="2018-05-13T15:34:00Z">
        <w:r>
          <w:rPr>
            <w:lang w:eastAsia="ja-JP"/>
          </w:rPr>
          <w:t>Analysis &amp; design</w:t>
        </w:r>
      </w:ins>
    </w:p>
    <w:p w:rsidR="00884637" w:rsidRPr="00DA1515" w:rsidRDefault="00884637" w:rsidP="00884637">
      <w:pPr>
        <w:pStyle w:val="NormalWeb"/>
        <w:shd w:val="clear" w:color="auto" w:fill="FFFFFF"/>
        <w:spacing w:before="0" w:after="150" w:line="420" w:lineRule="atLeast"/>
        <w:jc w:val="both"/>
        <w:rPr>
          <w:ins w:id="612" w:author="Kazy Nguyen" w:date="2018-05-13T15:34:00Z"/>
          <w:lang w:eastAsia="ja-JP"/>
        </w:rPr>
      </w:pPr>
      <w:ins w:id="613" w:author="Kazy Nguyen" w:date="2018-05-13T15:34:00Z">
        <w:r w:rsidRPr="00DA1515">
          <w:rPr>
            <w:lang w:eastAsia="ja-JP"/>
          </w:rPr>
          <w:t>In this phase, based of output of Requirement phase, the design model of project will be created. The software development team will have a detail view of how system will be and the way to develop the system.</w:t>
        </w:r>
      </w:ins>
    </w:p>
    <w:p w:rsidR="00884637" w:rsidRDefault="00884637">
      <w:pPr>
        <w:pStyle w:val="Heading4"/>
        <w:ind w:left="1260" w:hanging="1260"/>
        <w:rPr>
          <w:ins w:id="614" w:author="Kazy Nguyen" w:date="2018-05-13T15:34:00Z"/>
          <w:lang w:eastAsia="ja-JP"/>
        </w:rPr>
        <w:pPrChange w:id="615" w:author="Kazy Nguyen" w:date="2018-04-29T17:55:00Z">
          <w:pPr>
            <w:pStyle w:val="Heading5"/>
          </w:pPr>
        </w:pPrChange>
      </w:pPr>
      <w:ins w:id="616" w:author="Kazy Nguyen" w:date="2018-05-13T15:34:00Z">
        <w:r>
          <w:rPr>
            <w:lang w:eastAsia="ja-JP"/>
          </w:rPr>
          <w:t>Implementation</w:t>
        </w:r>
      </w:ins>
    </w:p>
    <w:p w:rsidR="00884637" w:rsidRPr="00DA1515" w:rsidRDefault="00884637" w:rsidP="00884637">
      <w:pPr>
        <w:pStyle w:val="NormalWeb"/>
        <w:shd w:val="clear" w:color="auto" w:fill="FFFFFF"/>
        <w:spacing w:before="0" w:after="150" w:line="420" w:lineRule="atLeast"/>
        <w:jc w:val="both"/>
        <w:rPr>
          <w:ins w:id="617" w:author="Kazy Nguyen" w:date="2018-05-13T15:34:00Z"/>
          <w:lang w:eastAsia="ja-JP"/>
        </w:rPr>
      </w:pPr>
      <w:ins w:id="618" w:author="Kazy Nguyen" w:date="2018-05-13T15:34:00Z">
        <w:r w:rsidRPr="00DA1515">
          <w:rPr>
            <w:lang w:eastAsia="ja-JP"/>
          </w:rPr>
          <w:t>In this Implementation phase, the system will be created by Software development team. The goals are:</w:t>
        </w:r>
      </w:ins>
    </w:p>
    <w:p w:rsidR="00884637" w:rsidRPr="00DA1515" w:rsidRDefault="00884637" w:rsidP="00884637">
      <w:pPr>
        <w:pStyle w:val="NormalWeb"/>
        <w:numPr>
          <w:ilvl w:val="0"/>
          <w:numId w:val="27"/>
        </w:numPr>
        <w:shd w:val="clear" w:color="auto" w:fill="FFFFFF"/>
        <w:spacing w:before="0" w:after="150" w:line="420" w:lineRule="atLeast"/>
        <w:jc w:val="both"/>
        <w:rPr>
          <w:ins w:id="619" w:author="Kazy Nguyen" w:date="2018-05-13T15:34:00Z"/>
          <w:lang w:eastAsia="ja-JP"/>
        </w:rPr>
      </w:pPr>
      <w:ins w:id="620" w:author="Kazy Nguyen" w:date="2018-05-13T15:34:00Z">
        <w:r w:rsidRPr="00DA1515">
          <w:rPr>
            <w:lang w:eastAsia="ja-JP"/>
          </w:rPr>
          <w:t>All components that make up the system will be created</w:t>
        </w:r>
      </w:ins>
    </w:p>
    <w:p w:rsidR="00884637" w:rsidRPr="00DA1515" w:rsidRDefault="00884637" w:rsidP="00884637">
      <w:pPr>
        <w:pStyle w:val="NormalWeb"/>
        <w:numPr>
          <w:ilvl w:val="0"/>
          <w:numId w:val="27"/>
        </w:numPr>
        <w:shd w:val="clear" w:color="auto" w:fill="FFFFFF"/>
        <w:spacing w:before="0" w:after="150" w:line="420" w:lineRule="atLeast"/>
        <w:jc w:val="both"/>
        <w:rPr>
          <w:ins w:id="621" w:author="Kazy Nguyen" w:date="2018-05-13T15:34:00Z"/>
          <w:lang w:eastAsia="ja-JP"/>
        </w:rPr>
      </w:pPr>
      <w:ins w:id="622" w:author="Kazy Nguyen" w:date="2018-05-13T15:34:00Z">
        <w:r w:rsidRPr="00DA1515">
          <w:rPr>
            <w:lang w:eastAsia="ja-JP"/>
          </w:rPr>
          <w:t xml:space="preserve">Classes and objects are implemented and integrated </w:t>
        </w:r>
      </w:ins>
    </w:p>
    <w:p w:rsidR="00884637" w:rsidRPr="00DA1515" w:rsidRDefault="00884637" w:rsidP="00884637">
      <w:pPr>
        <w:pStyle w:val="NormalWeb"/>
        <w:numPr>
          <w:ilvl w:val="0"/>
          <w:numId w:val="27"/>
        </w:numPr>
        <w:shd w:val="clear" w:color="auto" w:fill="FFFFFF"/>
        <w:spacing w:before="0" w:after="150" w:line="420" w:lineRule="atLeast"/>
        <w:jc w:val="both"/>
        <w:rPr>
          <w:ins w:id="623" w:author="Kazy Nguyen" w:date="2018-05-13T15:34:00Z"/>
          <w:lang w:eastAsia="ja-JP"/>
        </w:rPr>
      </w:pPr>
      <w:ins w:id="624" w:author="Kazy Nguyen" w:date="2018-05-13T15:34:00Z">
        <w:r w:rsidRPr="00DA1515">
          <w:rPr>
            <w:lang w:eastAsia="ja-JP"/>
          </w:rPr>
          <w:t>The components will be unit tested</w:t>
        </w:r>
      </w:ins>
    </w:p>
    <w:p w:rsidR="00884637" w:rsidRDefault="00884637">
      <w:pPr>
        <w:pStyle w:val="Heading4"/>
        <w:ind w:left="1260" w:hanging="1260"/>
        <w:rPr>
          <w:ins w:id="625" w:author="Kazy Nguyen" w:date="2018-05-13T15:34:00Z"/>
          <w:lang w:eastAsia="ja-JP"/>
        </w:rPr>
        <w:pPrChange w:id="626" w:author="Kazy Nguyen" w:date="2018-04-29T17:55:00Z">
          <w:pPr>
            <w:pStyle w:val="Heading5"/>
          </w:pPr>
        </w:pPrChange>
      </w:pPr>
      <w:ins w:id="627" w:author="Kazy Nguyen" w:date="2018-05-13T15:34:00Z">
        <w:r>
          <w:rPr>
            <w:lang w:eastAsia="ja-JP"/>
          </w:rPr>
          <w:t>Test</w:t>
        </w:r>
      </w:ins>
    </w:p>
    <w:p w:rsidR="00884637" w:rsidRPr="00DA1515" w:rsidRDefault="00884637" w:rsidP="00884637">
      <w:pPr>
        <w:pStyle w:val="NormalWeb"/>
        <w:shd w:val="clear" w:color="auto" w:fill="FFFFFF"/>
        <w:spacing w:before="0" w:after="150" w:line="420" w:lineRule="atLeast"/>
        <w:jc w:val="both"/>
        <w:rPr>
          <w:ins w:id="628" w:author="Kazy Nguyen" w:date="2018-05-13T15:34:00Z"/>
          <w:lang w:eastAsia="ja-JP"/>
        </w:rPr>
      </w:pPr>
      <w:ins w:id="629" w:author="Kazy Nguyen" w:date="2018-05-13T15:34:00Z">
        <w:r w:rsidRPr="00DA1515">
          <w:rPr>
            <w:lang w:eastAsia="ja-JP"/>
          </w:rPr>
          <w:t>In this Test phase:</w:t>
        </w:r>
      </w:ins>
    </w:p>
    <w:p w:rsidR="00884637" w:rsidRPr="00DA1515" w:rsidRDefault="00884637" w:rsidP="00884637">
      <w:pPr>
        <w:pStyle w:val="NormalWeb"/>
        <w:numPr>
          <w:ilvl w:val="0"/>
          <w:numId w:val="28"/>
        </w:numPr>
        <w:shd w:val="clear" w:color="auto" w:fill="FFFFFF"/>
        <w:spacing w:before="0" w:after="150" w:line="420" w:lineRule="atLeast"/>
        <w:jc w:val="both"/>
        <w:rPr>
          <w:ins w:id="630" w:author="Kazy Nguyen" w:date="2018-05-13T15:34:00Z"/>
          <w:lang w:eastAsia="ja-JP"/>
        </w:rPr>
      </w:pPr>
      <w:ins w:id="631" w:author="Kazy Nguyen" w:date="2018-05-13T15:34:00Z">
        <w:r w:rsidRPr="00DA1515">
          <w:rPr>
            <w:lang w:eastAsia="ja-JP"/>
          </w:rPr>
          <w:t>All components will be tested</w:t>
        </w:r>
      </w:ins>
    </w:p>
    <w:p w:rsidR="00884637" w:rsidRPr="00DA1515" w:rsidRDefault="00884637" w:rsidP="00884637">
      <w:pPr>
        <w:pStyle w:val="NormalWeb"/>
        <w:numPr>
          <w:ilvl w:val="0"/>
          <w:numId w:val="28"/>
        </w:numPr>
        <w:shd w:val="clear" w:color="auto" w:fill="FFFFFF"/>
        <w:spacing w:before="0" w:after="150" w:line="420" w:lineRule="atLeast"/>
        <w:jc w:val="both"/>
        <w:rPr>
          <w:ins w:id="632" w:author="Kazy Nguyen" w:date="2018-05-13T15:34:00Z"/>
          <w:lang w:eastAsia="ja-JP"/>
        </w:rPr>
      </w:pPr>
      <w:ins w:id="633" w:author="Kazy Nguyen" w:date="2018-05-13T15:34:00Z">
        <w:r w:rsidRPr="00DA1515">
          <w:rPr>
            <w:lang w:eastAsia="ja-JP"/>
          </w:rPr>
          <w:t>The interaction between objects will be verified</w:t>
        </w:r>
      </w:ins>
    </w:p>
    <w:p w:rsidR="00884637" w:rsidRPr="00DA1515" w:rsidRDefault="00884637" w:rsidP="00884637">
      <w:pPr>
        <w:pStyle w:val="NormalWeb"/>
        <w:numPr>
          <w:ilvl w:val="0"/>
          <w:numId w:val="28"/>
        </w:numPr>
        <w:shd w:val="clear" w:color="auto" w:fill="FFFFFF"/>
        <w:spacing w:before="0" w:after="150" w:line="420" w:lineRule="atLeast"/>
        <w:jc w:val="both"/>
        <w:rPr>
          <w:ins w:id="634" w:author="Kazy Nguyen" w:date="2018-05-13T15:34:00Z"/>
          <w:lang w:eastAsia="ja-JP"/>
        </w:rPr>
      </w:pPr>
      <w:ins w:id="635" w:author="Kazy Nguyen" w:date="2018-05-13T15:34:00Z">
        <w:r w:rsidRPr="00DA1515">
          <w:rPr>
            <w:lang w:eastAsia="ja-JP"/>
          </w:rPr>
          <w:t>All requirements (includes functional requirements and non-functional requirements) will be verified and fulfilled</w:t>
        </w:r>
      </w:ins>
    </w:p>
    <w:p w:rsidR="00884637" w:rsidRPr="00DA1515" w:rsidRDefault="00884637" w:rsidP="00884637">
      <w:pPr>
        <w:pStyle w:val="NormalWeb"/>
        <w:numPr>
          <w:ilvl w:val="0"/>
          <w:numId w:val="28"/>
        </w:numPr>
        <w:shd w:val="clear" w:color="auto" w:fill="FFFFFF"/>
        <w:spacing w:before="0" w:after="150" w:line="420" w:lineRule="atLeast"/>
        <w:jc w:val="both"/>
        <w:rPr>
          <w:ins w:id="636" w:author="Kazy Nguyen" w:date="2018-05-13T15:34:00Z"/>
          <w:lang w:eastAsia="ja-JP"/>
        </w:rPr>
      </w:pPr>
      <w:ins w:id="637" w:author="Kazy Nguyen" w:date="2018-05-13T15:34:00Z">
        <w:r w:rsidRPr="00DA1515">
          <w:rPr>
            <w:lang w:eastAsia="ja-JP"/>
          </w:rPr>
          <w:lastRenderedPageBreak/>
          <w:t>Defects are identified and tracking during this phase</w:t>
        </w:r>
      </w:ins>
    </w:p>
    <w:p w:rsidR="00884637" w:rsidRPr="00DA1515" w:rsidRDefault="00884637" w:rsidP="00884637">
      <w:pPr>
        <w:pStyle w:val="NormalWeb"/>
        <w:numPr>
          <w:ilvl w:val="0"/>
          <w:numId w:val="28"/>
        </w:numPr>
        <w:shd w:val="clear" w:color="auto" w:fill="FFFFFF"/>
        <w:spacing w:before="0" w:after="150" w:line="420" w:lineRule="atLeast"/>
        <w:jc w:val="both"/>
        <w:rPr>
          <w:ins w:id="638" w:author="Kazy Nguyen" w:date="2018-05-13T15:34:00Z"/>
          <w:lang w:eastAsia="ja-JP"/>
        </w:rPr>
      </w:pPr>
      <w:ins w:id="639" w:author="Kazy Nguyen" w:date="2018-05-13T15:34:00Z">
        <w:r w:rsidRPr="00DA1515">
          <w:rPr>
            <w:lang w:eastAsia="ja-JP"/>
          </w:rPr>
          <w:t>Correction process will be started if needed and verified</w:t>
        </w:r>
      </w:ins>
    </w:p>
    <w:p w:rsidR="00884637" w:rsidRDefault="00884637">
      <w:pPr>
        <w:pStyle w:val="Heading4"/>
        <w:ind w:left="1260" w:hanging="1260"/>
        <w:rPr>
          <w:ins w:id="640" w:author="Kazy Nguyen" w:date="2018-05-13T15:34:00Z"/>
          <w:lang w:eastAsia="ja-JP"/>
        </w:rPr>
        <w:pPrChange w:id="641" w:author="Kazy Nguyen" w:date="2018-04-29T17:55:00Z">
          <w:pPr>
            <w:pStyle w:val="Heading5"/>
          </w:pPr>
        </w:pPrChange>
      </w:pPr>
      <w:ins w:id="642" w:author="Kazy Nguyen" w:date="2018-05-13T15:34:00Z">
        <w:r>
          <w:rPr>
            <w:lang w:eastAsia="ja-JP"/>
          </w:rPr>
          <w:t>Deployment</w:t>
        </w:r>
      </w:ins>
    </w:p>
    <w:p w:rsidR="00884637" w:rsidRPr="00DA1515" w:rsidRDefault="00884637" w:rsidP="00884637">
      <w:pPr>
        <w:pStyle w:val="NormalWeb"/>
        <w:shd w:val="clear" w:color="auto" w:fill="FFFFFF"/>
        <w:spacing w:before="0" w:after="150" w:line="420" w:lineRule="atLeast"/>
        <w:jc w:val="both"/>
        <w:rPr>
          <w:ins w:id="643" w:author="Kazy Nguyen" w:date="2018-05-13T15:34:00Z"/>
          <w:lang w:eastAsia="ja-JP"/>
        </w:rPr>
      </w:pPr>
      <w:ins w:id="644" w:author="Kazy Nguyen" w:date="2018-05-13T15:34:00Z">
        <w:r w:rsidRPr="00DA1515">
          <w:rPr>
            <w:lang w:eastAsia="ja-JP"/>
          </w:rPr>
          <w:t>In this Deployment phase, the system will be successfully deployed on customer environment. The deployment process includes:</w:t>
        </w:r>
      </w:ins>
    </w:p>
    <w:p w:rsidR="00884637" w:rsidRPr="00DA1515" w:rsidRDefault="00884637" w:rsidP="00884637">
      <w:pPr>
        <w:pStyle w:val="NormalWeb"/>
        <w:numPr>
          <w:ilvl w:val="0"/>
          <w:numId w:val="29"/>
        </w:numPr>
        <w:shd w:val="clear" w:color="auto" w:fill="FFFFFF"/>
        <w:spacing w:before="0" w:after="150" w:line="420" w:lineRule="atLeast"/>
        <w:jc w:val="both"/>
        <w:rPr>
          <w:ins w:id="645" w:author="Kazy Nguyen" w:date="2018-05-13T15:34:00Z"/>
          <w:lang w:eastAsia="ja-JP"/>
        </w:rPr>
      </w:pPr>
      <w:ins w:id="646" w:author="Kazy Nguyen" w:date="2018-05-13T15:34:00Z">
        <w:r w:rsidRPr="00DA1515">
          <w:rPr>
            <w:lang w:eastAsia="ja-JP"/>
          </w:rPr>
          <w:t>Packaging the production</w:t>
        </w:r>
      </w:ins>
    </w:p>
    <w:p w:rsidR="00884637" w:rsidRPr="00DA1515" w:rsidRDefault="00884637" w:rsidP="00884637">
      <w:pPr>
        <w:pStyle w:val="NormalWeb"/>
        <w:numPr>
          <w:ilvl w:val="0"/>
          <w:numId w:val="29"/>
        </w:numPr>
        <w:shd w:val="clear" w:color="auto" w:fill="FFFFFF"/>
        <w:spacing w:before="0" w:after="150" w:line="420" w:lineRule="atLeast"/>
        <w:jc w:val="both"/>
        <w:rPr>
          <w:ins w:id="647" w:author="Kazy Nguyen" w:date="2018-05-13T15:34:00Z"/>
          <w:lang w:eastAsia="ja-JP"/>
        </w:rPr>
      </w:pPr>
      <w:ins w:id="648" w:author="Kazy Nguyen" w:date="2018-05-13T15:34:00Z">
        <w:r w:rsidRPr="00DA1515">
          <w:rPr>
            <w:lang w:eastAsia="ja-JP"/>
          </w:rPr>
          <w:t>Deploying the production on customer environment</w:t>
        </w:r>
      </w:ins>
    </w:p>
    <w:p w:rsidR="00884637" w:rsidRPr="00DA1515" w:rsidRDefault="00884637" w:rsidP="00884637">
      <w:pPr>
        <w:pStyle w:val="NormalWeb"/>
        <w:numPr>
          <w:ilvl w:val="0"/>
          <w:numId w:val="29"/>
        </w:numPr>
        <w:shd w:val="clear" w:color="auto" w:fill="FFFFFF"/>
        <w:spacing w:before="0" w:after="150" w:line="420" w:lineRule="atLeast"/>
        <w:jc w:val="both"/>
        <w:rPr>
          <w:ins w:id="649" w:author="Kazy Nguyen" w:date="2018-05-13T15:34:00Z"/>
          <w:lang w:eastAsia="ja-JP"/>
        </w:rPr>
      </w:pPr>
      <w:ins w:id="650" w:author="Kazy Nguyen" w:date="2018-05-13T15:34:00Z">
        <w:r w:rsidRPr="00DA1515">
          <w:rPr>
            <w:lang w:eastAsia="ja-JP"/>
          </w:rPr>
          <w:t>Planning and conduction user support (if needed)</w:t>
        </w:r>
      </w:ins>
    </w:p>
    <w:p w:rsidR="00884637" w:rsidRPr="00DA1515" w:rsidRDefault="00884637" w:rsidP="00884637">
      <w:pPr>
        <w:pStyle w:val="NormalWeb"/>
        <w:numPr>
          <w:ilvl w:val="0"/>
          <w:numId w:val="29"/>
        </w:numPr>
        <w:shd w:val="clear" w:color="auto" w:fill="FFFFFF"/>
        <w:spacing w:before="0" w:after="150" w:line="420" w:lineRule="atLeast"/>
        <w:jc w:val="both"/>
        <w:rPr>
          <w:ins w:id="651" w:author="Kazy Nguyen" w:date="2018-05-13T15:34:00Z"/>
          <w:lang w:eastAsia="ja-JP"/>
        </w:rPr>
      </w:pPr>
      <w:ins w:id="652" w:author="Kazy Nguyen" w:date="2018-05-13T15:34:00Z">
        <w:r w:rsidRPr="00DA1515">
          <w:rPr>
            <w:lang w:eastAsia="ja-JP"/>
          </w:rPr>
          <w:t>Migration data or integrating existing software/system (if needed)</w:t>
        </w:r>
      </w:ins>
    </w:p>
    <w:p w:rsidR="00884637" w:rsidRPr="00DA1515" w:rsidRDefault="00884637" w:rsidP="00884637">
      <w:pPr>
        <w:pStyle w:val="NormalWeb"/>
        <w:numPr>
          <w:ilvl w:val="0"/>
          <w:numId w:val="29"/>
        </w:numPr>
        <w:shd w:val="clear" w:color="auto" w:fill="FFFFFF"/>
        <w:spacing w:before="0" w:after="150" w:line="420" w:lineRule="atLeast"/>
        <w:jc w:val="both"/>
        <w:rPr>
          <w:ins w:id="653" w:author="Kazy Nguyen" w:date="2018-05-13T15:34:00Z"/>
          <w:lang w:eastAsia="ja-JP"/>
        </w:rPr>
      </w:pPr>
      <w:ins w:id="654" w:author="Kazy Nguyen" w:date="2018-05-13T15:34:00Z">
        <w:r w:rsidRPr="00DA1515">
          <w:rPr>
            <w:lang w:eastAsia="ja-JP"/>
          </w:rPr>
          <w:t>Formal user acceptance</w:t>
        </w:r>
      </w:ins>
    </w:p>
    <w:p w:rsidR="00884637" w:rsidRPr="00DA1515" w:rsidRDefault="00884637" w:rsidP="00884637">
      <w:pPr>
        <w:pStyle w:val="NormalWeb"/>
        <w:shd w:val="clear" w:color="auto" w:fill="FFFFFF"/>
        <w:spacing w:before="0" w:after="150" w:line="420" w:lineRule="atLeast"/>
        <w:jc w:val="both"/>
        <w:rPr>
          <w:ins w:id="655" w:author="Kazy Nguyen" w:date="2018-05-13T15:34:00Z"/>
          <w:lang w:eastAsia="ja-JP"/>
        </w:rPr>
      </w:pPr>
      <w:ins w:id="656" w:author="Kazy Nguyen" w:date="2018-05-13T15:34:00Z">
        <w:r w:rsidRPr="00DA1515">
          <w:rPr>
            <w:lang w:eastAsia="ja-JP"/>
          </w:rPr>
          <w:t>The whole Rational Unified Process is illustrated in figure 2.1</w:t>
        </w:r>
      </w:ins>
    </w:p>
    <w:p w:rsidR="00884637" w:rsidRPr="00D46648" w:rsidRDefault="00884637" w:rsidP="00884637">
      <w:pPr>
        <w:autoSpaceDE w:val="0"/>
        <w:autoSpaceDN w:val="0"/>
        <w:adjustRightInd w:val="0"/>
        <w:spacing w:before="0" w:line="240" w:lineRule="auto"/>
        <w:rPr>
          <w:ins w:id="657" w:author="Kazy Nguyen" w:date="2018-05-13T15:34:00Z"/>
          <w:rFonts w:ascii="URWPalladioL-Roma" w:hAnsi="URWPalladioL-Roma" w:cs="URWPalladioL-Roma"/>
          <w:color w:val="000000"/>
          <w:sz w:val="22"/>
          <w:szCs w:val="22"/>
          <w:lang w:eastAsia="ja-JP"/>
        </w:rPr>
      </w:pPr>
    </w:p>
    <w:p w:rsidR="00884637" w:rsidRPr="00D46648" w:rsidRDefault="00884637" w:rsidP="00884637">
      <w:pPr>
        <w:autoSpaceDE w:val="0"/>
        <w:autoSpaceDN w:val="0"/>
        <w:adjustRightInd w:val="0"/>
        <w:spacing w:before="0" w:line="240" w:lineRule="auto"/>
        <w:jc w:val="center"/>
        <w:rPr>
          <w:ins w:id="658" w:author="Kazy Nguyen" w:date="2018-05-13T15:34:00Z"/>
          <w:rFonts w:ascii="URWPalladioL-Roma" w:hAnsi="URWPalladioL-Roma" w:cs="URWPalladioL-Roma"/>
          <w:color w:val="000000"/>
          <w:sz w:val="22"/>
          <w:szCs w:val="22"/>
          <w:lang w:eastAsia="ja-JP"/>
        </w:rPr>
      </w:pPr>
      <w:ins w:id="659" w:author="Kazy Nguyen" w:date="2018-05-13T15:34:00Z">
        <w:r>
          <w:rPr>
            <w:noProof/>
            <w:lang w:eastAsia="en-US"/>
          </w:rPr>
          <w:drawing>
            <wp:inline distT="0" distB="0" distL="0" distR="0" wp14:anchorId="70FF9661" wp14:editId="1838EC52">
              <wp:extent cx="4878705" cy="3245485"/>
              <wp:effectExtent l="0" t="0" r="0" b="0"/>
              <wp:docPr id="31" name="Picture 31" descr="Kết quả hình ảnh cho Rational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Rational Unified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8705" cy="3245485"/>
                      </a:xfrm>
                      <a:prstGeom prst="rect">
                        <a:avLst/>
                      </a:prstGeom>
                      <a:noFill/>
                      <a:ln>
                        <a:noFill/>
                      </a:ln>
                    </pic:spPr>
                  </pic:pic>
                </a:graphicData>
              </a:graphic>
            </wp:inline>
          </w:drawing>
        </w:r>
      </w:ins>
    </w:p>
    <w:p w:rsidR="00884637" w:rsidRPr="00D46648" w:rsidDel="002573E3" w:rsidRDefault="00884637">
      <w:pPr>
        <w:keepNext/>
        <w:autoSpaceDE w:val="0"/>
        <w:autoSpaceDN w:val="0"/>
        <w:adjustRightInd w:val="0"/>
        <w:spacing w:before="0" w:line="240" w:lineRule="auto"/>
        <w:rPr>
          <w:ins w:id="660" w:author="Kazy Nguyen" w:date="2018-05-13T15:34:00Z"/>
          <w:del w:id="661" w:author="Kazy Nguyen" w:date="2018-05-12T18:02:00Z"/>
          <w:rFonts w:ascii="URWPalladioL-Roma" w:hAnsi="URWPalladioL-Roma" w:cs="URWPalladioL-Roma"/>
          <w:color w:val="000000"/>
          <w:sz w:val="22"/>
          <w:szCs w:val="22"/>
          <w:lang w:eastAsia="ja-JP"/>
        </w:rPr>
        <w:pPrChange w:id="662" w:author="Kazy Nguyen" w:date="2018-05-12T18:02:00Z">
          <w:pPr>
            <w:autoSpaceDE w:val="0"/>
            <w:autoSpaceDN w:val="0"/>
            <w:adjustRightInd w:val="0"/>
            <w:spacing w:before="0" w:line="240" w:lineRule="auto"/>
          </w:pPr>
        </w:pPrChange>
      </w:pPr>
      <w:ins w:id="663" w:author="Kazy Nguyen" w:date="2018-05-13T15:34:00Z">
        <w:del w:id="664" w:author="Kazy Nguyen" w:date="2018-05-12T18:02:00Z">
          <w:r w:rsidRPr="00D46648" w:rsidDel="002573E3">
            <w:rPr>
              <w:rFonts w:ascii="URWPalladioL-Roma" w:hAnsi="URWPalladioL-Roma" w:cs="URWPalladioL-Roma"/>
              <w:color w:val="000000"/>
              <w:sz w:val="22"/>
              <w:szCs w:val="22"/>
              <w:lang w:eastAsia="ja-JP"/>
            </w:rPr>
            <w:delText>Figure 2.1.: Rational Unified Process</w:delText>
          </w:r>
        </w:del>
      </w:ins>
    </w:p>
    <w:p w:rsidR="00884637" w:rsidRPr="00D46648" w:rsidRDefault="00884637">
      <w:pPr>
        <w:pStyle w:val="Caption"/>
        <w:rPr>
          <w:ins w:id="665" w:author="Kazy Nguyen" w:date="2018-05-13T15:34:00Z"/>
          <w:rFonts w:ascii="URWPalladioL-Roma" w:hAnsi="URWPalladioL-Roma" w:cs="URWPalladioL-Roma"/>
          <w:color w:val="000000"/>
          <w:sz w:val="22"/>
          <w:szCs w:val="22"/>
          <w:lang w:eastAsia="ja-JP"/>
        </w:rPr>
        <w:pPrChange w:id="666" w:author="Kazy Nguyen" w:date="2018-05-12T18:02:00Z">
          <w:pPr>
            <w:numPr>
              <w:numId w:val="14"/>
            </w:numPr>
            <w:autoSpaceDE w:val="0"/>
            <w:autoSpaceDN w:val="0"/>
            <w:adjustRightInd w:val="0"/>
            <w:spacing w:before="0" w:line="240" w:lineRule="auto"/>
            <w:ind w:left="720" w:hanging="360"/>
          </w:pPr>
        </w:pPrChange>
      </w:pPr>
      <w:bookmarkStart w:id="667" w:name="_Toc513911666"/>
      <w:ins w:id="668" w:author="Kazy Nguyen" w:date="2018-05-13T15:34:00Z">
        <w:r>
          <w:t xml:space="preserve">Figure </w:t>
        </w:r>
        <w:r>
          <w:fldChar w:fldCharType="begin"/>
        </w:r>
        <w:r>
          <w:instrText xml:space="preserve"> SEQ Figure \* ARABIC </w:instrText>
        </w:r>
        <w:r>
          <w:fldChar w:fldCharType="separate"/>
        </w:r>
        <w:r>
          <w:rPr>
            <w:noProof/>
          </w:rPr>
          <w:t>2</w:t>
        </w:r>
        <w:r>
          <w:fldChar w:fldCharType="end"/>
        </w:r>
        <w:r>
          <w:t xml:space="preserve"> - Rational Unified Process</w:t>
        </w:r>
        <w:bookmarkEnd w:id="667"/>
      </w:ins>
    </w:p>
    <w:p w:rsidR="00884637" w:rsidRPr="008B6984" w:rsidRDefault="00884637" w:rsidP="00884637">
      <w:pPr>
        <w:pStyle w:val="Heading3"/>
        <w:rPr>
          <w:ins w:id="669" w:author="Kazy Nguyen" w:date="2018-05-13T15:34:00Z"/>
        </w:rPr>
      </w:pPr>
      <w:bookmarkStart w:id="670" w:name="_Toc513984812"/>
      <w:ins w:id="671" w:author="Kazy Nguyen" w:date="2018-05-13T15:34:00Z">
        <w:r>
          <w:lastRenderedPageBreak/>
          <w:t>Agile Development</w:t>
        </w:r>
        <w:bookmarkEnd w:id="670"/>
      </w:ins>
    </w:p>
    <w:p w:rsidR="00884637" w:rsidRDefault="00884637" w:rsidP="00884637">
      <w:pPr>
        <w:pStyle w:val="NormalWeb"/>
        <w:shd w:val="clear" w:color="auto" w:fill="FFFFFF"/>
        <w:spacing w:before="0" w:after="150" w:line="420" w:lineRule="atLeast"/>
        <w:jc w:val="both"/>
        <w:rPr>
          <w:ins w:id="672" w:author="Kazy Nguyen" w:date="2018-05-13T15:34:00Z"/>
          <w:lang w:eastAsia="ja-JP"/>
        </w:rPr>
      </w:pPr>
      <w:ins w:id="673" w:author="Kazy Nguyen" w:date="2018-05-13T15:34:00Z">
        <w:r>
          <w:rPr>
            <w:lang w:eastAsia="ja-JP"/>
          </w:rPr>
          <w:t>Probably we are in the “Age of Agile”</w:t>
        </w:r>
      </w:ins>
    </w:p>
    <w:p w:rsidR="00884637" w:rsidRPr="00CB6C27" w:rsidRDefault="00884637" w:rsidP="00884637">
      <w:pPr>
        <w:pStyle w:val="NormalWeb"/>
        <w:shd w:val="clear" w:color="auto" w:fill="FFFFFF"/>
        <w:spacing w:before="0" w:after="150" w:line="420" w:lineRule="atLeast"/>
        <w:jc w:val="both"/>
        <w:rPr>
          <w:ins w:id="674" w:author="Kazy Nguyen" w:date="2018-05-13T15:34:00Z"/>
          <w:lang w:eastAsia="ja-JP"/>
        </w:rPr>
      </w:pPr>
      <w:ins w:id="675" w:author="Kazy Nguyen" w:date="2018-05-13T15:34:00Z">
        <w:r w:rsidRPr="00CB6C27">
          <w:rPr>
            <w:lang w:eastAsia="ja-JP"/>
          </w:rPr>
          <w:t>The Agile Manifesto came as the result of a meeting in February 2001 that brought together a number of software and methodology experts, who then defined the Agile Manifesto and Agile Principle. The main purposes are:</w:t>
        </w:r>
      </w:ins>
    </w:p>
    <w:p w:rsidR="00884637" w:rsidRPr="00CB6C27" w:rsidRDefault="00884637" w:rsidP="00884637">
      <w:pPr>
        <w:pStyle w:val="NormalWeb"/>
        <w:numPr>
          <w:ilvl w:val="0"/>
          <w:numId w:val="23"/>
        </w:numPr>
        <w:shd w:val="clear" w:color="auto" w:fill="FFFFFF"/>
        <w:spacing w:before="0" w:after="150" w:line="420" w:lineRule="atLeast"/>
        <w:jc w:val="both"/>
        <w:rPr>
          <w:ins w:id="676" w:author="Kazy Nguyen" w:date="2018-05-13T15:34:00Z"/>
          <w:lang w:eastAsia="ja-JP"/>
        </w:rPr>
      </w:pPr>
      <w:ins w:id="677" w:author="Kazy Nguyen" w:date="2018-05-13T15:34:00Z">
        <w:r w:rsidRPr="00CB6C27">
          <w:rPr>
            <w:lang w:eastAsia="ja-JP"/>
          </w:rPr>
          <w:t>Individual and interactions over process and tools.</w:t>
        </w:r>
      </w:ins>
    </w:p>
    <w:p w:rsidR="00884637" w:rsidRPr="00CB6C27" w:rsidRDefault="00884637" w:rsidP="00884637">
      <w:pPr>
        <w:pStyle w:val="NormalWeb"/>
        <w:numPr>
          <w:ilvl w:val="0"/>
          <w:numId w:val="23"/>
        </w:numPr>
        <w:shd w:val="clear" w:color="auto" w:fill="FFFFFF"/>
        <w:spacing w:before="0" w:after="150" w:line="420" w:lineRule="atLeast"/>
        <w:jc w:val="both"/>
        <w:rPr>
          <w:ins w:id="678" w:author="Kazy Nguyen" w:date="2018-05-13T15:34:00Z"/>
          <w:lang w:eastAsia="ja-JP"/>
        </w:rPr>
      </w:pPr>
      <w:ins w:id="679" w:author="Kazy Nguyen" w:date="2018-05-13T15:34:00Z">
        <w:r w:rsidRPr="00CB6C27">
          <w:rPr>
            <w:lang w:eastAsia="ja-JP"/>
          </w:rPr>
          <w:t>Working software over comprehensive documentation.</w:t>
        </w:r>
      </w:ins>
    </w:p>
    <w:p w:rsidR="00884637" w:rsidRPr="00CB6C27" w:rsidRDefault="00884637" w:rsidP="00884637">
      <w:pPr>
        <w:pStyle w:val="NormalWeb"/>
        <w:numPr>
          <w:ilvl w:val="0"/>
          <w:numId w:val="23"/>
        </w:numPr>
        <w:shd w:val="clear" w:color="auto" w:fill="FFFFFF"/>
        <w:spacing w:before="0" w:after="150" w:line="420" w:lineRule="atLeast"/>
        <w:jc w:val="both"/>
        <w:rPr>
          <w:ins w:id="680" w:author="Kazy Nguyen" w:date="2018-05-13T15:34:00Z"/>
          <w:lang w:eastAsia="ja-JP"/>
        </w:rPr>
      </w:pPr>
      <w:ins w:id="681" w:author="Kazy Nguyen" w:date="2018-05-13T15:34:00Z">
        <w:r w:rsidRPr="00CB6C27">
          <w:rPr>
            <w:lang w:eastAsia="ja-JP"/>
          </w:rPr>
          <w:t>Customer collaboration over contract negotiation.</w:t>
        </w:r>
      </w:ins>
    </w:p>
    <w:p w:rsidR="00884637" w:rsidRPr="00CB6C27" w:rsidRDefault="00884637" w:rsidP="00884637">
      <w:pPr>
        <w:pStyle w:val="NormalWeb"/>
        <w:numPr>
          <w:ilvl w:val="0"/>
          <w:numId w:val="23"/>
        </w:numPr>
        <w:shd w:val="clear" w:color="auto" w:fill="FFFFFF"/>
        <w:spacing w:before="0" w:after="150" w:line="420" w:lineRule="atLeast"/>
        <w:jc w:val="both"/>
        <w:rPr>
          <w:ins w:id="682" w:author="Kazy Nguyen" w:date="2018-05-13T15:34:00Z"/>
          <w:lang w:eastAsia="ja-JP"/>
        </w:rPr>
      </w:pPr>
      <w:ins w:id="683" w:author="Kazy Nguyen" w:date="2018-05-13T15:34:00Z">
        <w:r w:rsidRPr="00CB6C27">
          <w:rPr>
            <w:lang w:eastAsia="ja-JP"/>
          </w:rPr>
          <w:t>Responding to change over following a plan.</w:t>
        </w:r>
      </w:ins>
    </w:p>
    <w:p w:rsidR="00884637" w:rsidRPr="00CB6C27" w:rsidRDefault="00884637" w:rsidP="00884637">
      <w:pPr>
        <w:pStyle w:val="NormalWeb"/>
        <w:shd w:val="clear" w:color="auto" w:fill="FFFFFF"/>
        <w:spacing w:before="0" w:after="150" w:line="420" w:lineRule="atLeast"/>
        <w:jc w:val="both"/>
        <w:rPr>
          <w:ins w:id="684" w:author="Kazy Nguyen" w:date="2018-05-13T15:34:00Z"/>
          <w:lang w:eastAsia="ja-JP"/>
        </w:rPr>
      </w:pPr>
      <w:ins w:id="685" w:author="Kazy Nguyen" w:date="2018-05-13T15:34:00Z">
        <w:r w:rsidRPr="00CB6C27">
          <w:rPr>
            <w:lang w:eastAsia="ja-JP"/>
          </w:rPr>
          <w:t xml:space="preserve">The Agile Manifesto is not set a rules telling us to do one thing instead of another. It is subtler, and more powerful –it guides us to consider project from a value-based perspective. </w:t>
        </w:r>
      </w:ins>
    </w:p>
    <w:p w:rsidR="00884637" w:rsidRDefault="00884637" w:rsidP="00884637">
      <w:pPr>
        <w:pStyle w:val="NormalWeb"/>
        <w:shd w:val="clear" w:color="auto" w:fill="FFFFFF"/>
        <w:spacing w:before="0" w:after="150" w:line="420" w:lineRule="atLeast"/>
        <w:jc w:val="both"/>
        <w:rPr>
          <w:ins w:id="686" w:author="Kazy Nguyen" w:date="2018-05-13T15:34:00Z"/>
          <w:color w:val="000000"/>
        </w:rPr>
      </w:pPr>
      <w:ins w:id="687" w:author="Kazy Nguyen" w:date="2018-05-13T15:34:00Z">
        <w:r w:rsidRPr="00CB6C27">
          <w:rPr>
            <w:lang w:eastAsia="ja-JP"/>
          </w:rPr>
          <w:t>The main benefit of Agile approach is helps team to be ready for dynamic and unpredictable project development scenarios</w:t>
        </w:r>
        <w:r w:rsidRPr="00D46648">
          <w:rPr>
            <w:color w:val="000000"/>
          </w:rPr>
          <w:t>.</w:t>
        </w:r>
      </w:ins>
    </w:p>
    <w:p w:rsidR="00884637" w:rsidRPr="00C35CBB" w:rsidRDefault="00884637" w:rsidP="00884637">
      <w:pPr>
        <w:autoSpaceDE w:val="0"/>
        <w:autoSpaceDN w:val="0"/>
        <w:adjustRightInd w:val="0"/>
        <w:spacing w:before="0" w:line="240" w:lineRule="auto"/>
        <w:rPr>
          <w:ins w:id="688" w:author="Kazy Nguyen" w:date="2018-05-13T15:34:00Z"/>
          <w:rFonts w:ascii="URWPalladioL-Roma" w:hAnsi="URWPalladioL-Roma" w:cs="URWPalladioL-Roma"/>
          <w:sz w:val="22"/>
          <w:szCs w:val="22"/>
          <w:lang w:eastAsia="ja-JP"/>
        </w:rPr>
      </w:pPr>
      <w:ins w:id="689" w:author="Kazy Nguyen" w:date="2018-05-13T15:34:00Z">
        <w:r w:rsidRPr="00976AE7">
          <w:rPr>
            <w:noProof/>
            <w:lang w:eastAsia="en-US"/>
          </w:rPr>
          <w:drawing>
            <wp:inline distT="0" distB="0" distL="0" distR="0" wp14:anchorId="5ACEBA9D" wp14:editId="47D9F50C">
              <wp:extent cx="5941060" cy="317119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171190"/>
                      </a:xfrm>
                      <a:prstGeom prst="rect">
                        <a:avLst/>
                      </a:prstGeom>
                      <a:noFill/>
                      <a:ln>
                        <a:noFill/>
                      </a:ln>
                    </pic:spPr>
                  </pic:pic>
                </a:graphicData>
              </a:graphic>
            </wp:inline>
          </w:drawing>
        </w:r>
      </w:ins>
    </w:p>
    <w:p w:rsidR="00884637" w:rsidDel="002573E3" w:rsidRDefault="00884637">
      <w:pPr>
        <w:keepNext/>
        <w:autoSpaceDE w:val="0"/>
        <w:autoSpaceDN w:val="0"/>
        <w:adjustRightInd w:val="0"/>
        <w:spacing w:before="0" w:line="240" w:lineRule="auto"/>
        <w:rPr>
          <w:ins w:id="690" w:author="Kazy Nguyen" w:date="2018-05-13T15:34:00Z"/>
          <w:del w:id="691" w:author="Kazy Nguyen" w:date="2018-05-12T18:03:00Z"/>
          <w:rFonts w:ascii="URWPalladioL-Roma" w:hAnsi="URWPalladioL-Roma" w:cs="URWPalladioL-Roma"/>
          <w:sz w:val="22"/>
          <w:szCs w:val="22"/>
          <w:lang w:eastAsia="ja-JP"/>
        </w:rPr>
        <w:pPrChange w:id="692" w:author="Kazy Nguyen" w:date="2018-05-12T18:02:00Z">
          <w:pPr>
            <w:autoSpaceDE w:val="0"/>
            <w:autoSpaceDN w:val="0"/>
            <w:adjustRightInd w:val="0"/>
            <w:spacing w:before="0" w:line="240" w:lineRule="auto"/>
          </w:pPr>
        </w:pPrChange>
      </w:pPr>
      <w:ins w:id="693" w:author="Kazy Nguyen" w:date="2018-05-13T15:34:00Z">
        <w:del w:id="694" w:author="Kazy Nguyen" w:date="2018-05-12T18:03:00Z">
          <w:r w:rsidRPr="00C35CBB" w:rsidDel="002573E3">
            <w:rPr>
              <w:rFonts w:ascii="URWPalladioL-Roma" w:hAnsi="URWPalladioL-Roma" w:cs="URWPalladioL-Roma"/>
              <w:sz w:val="22"/>
              <w:szCs w:val="22"/>
              <w:lang w:eastAsia="ja-JP"/>
            </w:rPr>
            <w:delText>Figure 2.2: Values of Agile manifesto</w:delText>
          </w:r>
        </w:del>
      </w:ins>
    </w:p>
    <w:p w:rsidR="00884637" w:rsidRDefault="00884637">
      <w:pPr>
        <w:pStyle w:val="Caption"/>
        <w:rPr>
          <w:ins w:id="695" w:author="Kazy Nguyen" w:date="2018-05-13T15:34:00Z"/>
          <w:color w:val="000000"/>
        </w:rPr>
        <w:pPrChange w:id="696" w:author="Kazy Nguyen" w:date="2018-05-12T18:02:00Z">
          <w:pPr>
            <w:autoSpaceDE w:val="0"/>
            <w:autoSpaceDN w:val="0"/>
            <w:adjustRightInd w:val="0"/>
            <w:spacing w:before="0" w:line="240" w:lineRule="auto"/>
          </w:pPr>
        </w:pPrChange>
      </w:pPr>
      <w:bookmarkStart w:id="697" w:name="_Toc513911667"/>
      <w:ins w:id="698" w:author="Kazy Nguyen" w:date="2018-05-13T15:34:00Z">
        <w:r>
          <w:t xml:space="preserve">Figure </w:t>
        </w:r>
        <w:r>
          <w:fldChar w:fldCharType="begin"/>
        </w:r>
        <w:r>
          <w:instrText xml:space="preserve"> SEQ Figure \* ARABIC </w:instrText>
        </w:r>
        <w:r>
          <w:fldChar w:fldCharType="separate"/>
        </w:r>
        <w:r>
          <w:rPr>
            <w:noProof/>
          </w:rPr>
          <w:t>3</w:t>
        </w:r>
        <w:r>
          <w:fldChar w:fldCharType="end"/>
        </w:r>
        <w:r>
          <w:t xml:space="preserve"> - Values of Agile Manifesto</w:t>
        </w:r>
        <w:bookmarkEnd w:id="697"/>
      </w:ins>
    </w:p>
    <w:p w:rsidR="00884637" w:rsidRPr="002C601F" w:rsidRDefault="00884637" w:rsidP="00884637">
      <w:pPr>
        <w:pStyle w:val="Heading4"/>
        <w:tabs>
          <w:tab w:val="clear" w:pos="-1980"/>
        </w:tabs>
        <w:ind w:left="1260" w:hanging="1260"/>
        <w:rPr>
          <w:ins w:id="699" w:author="Kazy Nguyen" w:date="2018-05-13T15:34:00Z"/>
          <w:lang w:eastAsia="ja-JP"/>
        </w:rPr>
      </w:pPr>
      <w:ins w:id="700" w:author="Kazy Nguyen" w:date="2018-05-13T15:34:00Z">
        <w:r w:rsidRPr="002C601F">
          <w:rPr>
            <w:lang w:eastAsia="ja-JP"/>
          </w:rPr>
          <w:lastRenderedPageBreak/>
          <w:t>Principles</w:t>
        </w:r>
      </w:ins>
    </w:p>
    <w:p w:rsidR="00884637" w:rsidRPr="002C601F" w:rsidRDefault="00884637" w:rsidP="00884637">
      <w:pPr>
        <w:pStyle w:val="NormalWeb"/>
        <w:shd w:val="clear" w:color="auto" w:fill="FFFFFF"/>
        <w:spacing w:before="0" w:after="150" w:line="420" w:lineRule="atLeast"/>
        <w:jc w:val="both"/>
        <w:rPr>
          <w:ins w:id="701" w:author="Kazy Nguyen" w:date="2018-05-13T15:34:00Z"/>
          <w:lang w:eastAsia="ja-JP"/>
        </w:rPr>
      </w:pPr>
      <w:ins w:id="702" w:author="Kazy Nguyen" w:date="2018-05-13T15:34:00Z">
        <w:r w:rsidRPr="002C601F">
          <w:rPr>
            <w:lang w:eastAsia="ja-JP"/>
          </w:rPr>
          <w:t>In the Agile Manifesto, twelve principles of</w:t>
        </w:r>
        <w:r>
          <w:rPr>
            <w:lang w:eastAsia="ja-JP"/>
          </w:rPr>
          <w:t xml:space="preserve"> agile development were defined:</w:t>
        </w:r>
      </w:ins>
    </w:p>
    <w:p w:rsidR="00884637" w:rsidRPr="00C35CBB" w:rsidRDefault="00884637" w:rsidP="00884637">
      <w:pPr>
        <w:pStyle w:val="NormalWeb"/>
        <w:numPr>
          <w:ilvl w:val="0"/>
          <w:numId w:val="22"/>
        </w:numPr>
        <w:shd w:val="clear" w:color="auto" w:fill="FFFFFF"/>
        <w:spacing w:before="0" w:after="150" w:line="420" w:lineRule="atLeast"/>
        <w:jc w:val="both"/>
        <w:rPr>
          <w:ins w:id="703" w:author="Kazy Nguyen" w:date="2018-05-13T15:34:00Z"/>
          <w:lang w:eastAsia="ja-JP"/>
        </w:rPr>
      </w:pPr>
      <w:ins w:id="704" w:author="Kazy Nguyen" w:date="2018-05-13T15:34:00Z">
        <w:r w:rsidRPr="002C601F">
          <w:rPr>
            <w:lang w:eastAsia="ja-JP"/>
          </w:rPr>
          <w:t>The</w:t>
        </w:r>
        <w:r w:rsidRPr="00C35CBB">
          <w:rPr>
            <w:lang w:eastAsia="ja-JP"/>
          </w:rPr>
          <w:t xml:space="preserve"> highest priority is to satisfy the customer through early and continuous delivery of valuable software.</w:t>
        </w:r>
      </w:ins>
    </w:p>
    <w:p w:rsidR="00884637" w:rsidRPr="00C35CBB" w:rsidRDefault="00884637" w:rsidP="00884637">
      <w:pPr>
        <w:pStyle w:val="NormalWeb"/>
        <w:numPr>
          <w:ilvl w:val="0"/>
          <w:numId w:val="22"/>
        </w:numPr>
        <w:shd w:val="clear" w:color="auto" w:fill="FFFFFF"/>
        <w:spacing w:before="0" w:after="150" w:line="420" w:lineRule="atLeast"/>
        <w:jc w:val="both"/>
        <w:rPr>
          <w:ins w:id="705" w:author="Kazy Nguyen" w:date="2018-05-13T15:34:00Z"/>
          <w:lang w:eastAsia="ja-JP"/>
        </w:rPr>
      </w:pPr>
      <w:ins w:id="706" w:author="Kazy Nguyen" w:date="2018-05-13T15:34:00Z">
        <w:r w:rsidRPr="00C35CBB">
          <w:rPr>
            <w:lang w:eastAsia="ja-JP"/>
          </w:rPr>
          <w:t>Welcome changing requirements, even late in development. Agile processes harness change for the customer's competitive advantage.</w:t>
        </w:r>
      </w:ins>
    </w:p>
    <w:p w:rsidR="00884637" w:rsidRPr="00C35CBB" w:rsidRDefault="00884637" w:rsidP="00884637">
      <w:pPr>
        <w:pStyle w:val="NormalWeb"/>
        <w:numPr>
          <w:ilvl w:val="0"/>
          <w:numId w:val="22"/>
        </w:numPr>
        <w:shd w:val="clear" w:color="auto" w:fill="FFFFFF"/>
        <w:spacing w:before="0" w:after="150" w:line="420" w:lineRule="atLeast"/>
        <w:jc w:val="both"/>
        <w:rPr>
          <w:ins w:id="707" w:author="Kazy Nguyen" w:date="2018-05-13T15:34:00Z"/>
          <w:lang w:eastAsia="ja-JP"/>
        </w:rPr>
      </w:pPr>
      <w:ins w:id="708" w:author="Kazy Nguyen" w:date="2018-05-13T15:34:00Z">
        <w:r w:rsidRPr="00C35CBB">
          <w:rPr>
            <w:lang w:eastAsia="ja-JP"/>
          </w:rPr>
          <w:t>Deliver working software frequently, from a couple of weeks to a couple of months, with a preference to the shorter timescale.</w:t>
        </w:r>
      </w:ins>
    </w:p>
    <w:p w:rsidR="00884637" w:rsidRPr="00C35CBB" w:rsidRDefault="00884637" w:rsidP="00884637">
      <w:pPr>
        <w:pStyle w:val="NormalWeb"/>
        <w:numPr>
          <w:ilvl w:val="0"/>
          <w:numId w:val="22"/>
        </w:numPr>
        <w:shd w:val="clear" w:color="auto" w:fill="FFFFFF"/>
        <w:spacing w:before="0" w:after="150" w:line="420" w:lineRule="atLeast"/>
        <w:jc w:val="both"/>
        <w:rPr>
          <w:ins w:id="709" w:author="Kazy Nguyen" w:date="2018-05-13T15:34:00Z"/>
          <w:lang w:eastAsia="ja-JP"/>
        </w:rPr>
      </w:pPr>
      <w:ins w:id="710" w:author="Kazy Nguyen" w:date="2018-05-13T15:34:00Z">
        <w:r w:rsidRPr="00C35CBB">
          <w:rPr>
            <w:lang w:eastAsia="ja-JP"/>
          </w:rPr>
          <w:t>Business people and developers must work together daily throughout the project.</w:t>
        </w:r>
      </w:ins>
    </w:p>
    <w:p w:rsidR="00884637" w:rsidRPr="00C35CBB" w:rsidRDefault="00884637" w:rsidP="00884637">
      <w:pPr>
        <w:pStyle w:val="NormalWeb"/>
        <w:numPr>
          <w:ilvl w:val="0"/>
          <w:numId w:val="22"/>
        </w:numPr>
        <w:shd w:val="clear" w:color="auto" w:fill="FFFFFF"/>
        <w:spacing w:before="0" w:after="150" w:line="420" w:lineRule="atLeast"/>
        <w:jc w:val="both"/>
        <w:rPr>
          <w:ins w:id="711" w:author="Kazy Nguyen" w:date="2018-05-13T15:34:00Z"/>
          <w:lang w:eastAsia="ja-JP"/>
        </w:rPr>
      </w:pPr>
      <w:ins w:id="712" w:author="Kazy Nguyen" w:date="2018-05-13T15:34:00Z">
        <w:r w:rsidRPr="00C35CBB">
          <w:rPr>
            <w:lang w:eastAsia="ja-JP"/>
          </w:rPr>
          <w:t>Build projects around motivated individuals. Give them the environment and support they need, and trust them to get the job done.</w:t>
        </w:r>
      </w:ins>
    </w:p>
    <w:p w:rsidR="00884637" w:rsidRPr="00C35CBB" w:rsidRDefault="00884637" w:rsidP="00884637">
      <w:pPr>
        <w:pStyle w:val="NormalWeb"/>
        <w:numPr>
          <w:ilvl w:val="0"/>
          <w:numId w:val="22"/>
        </w:numPr>
        <w:shd w:val="clear" w:color="auto" w:fill="FFFFFF"/>
        <w:spacing w:before="0" w:after="150" w:line="420" w:lineRule="atLeast"/>
        <w:jc w:val="both"/>
        <w:rPr>
          <w:ins w:id="713" w:author="Kazy Nguyen" w:date="2018-05-13T15:34:00Z"/>
          <w:lang w:eastAsia="ja-JP"/>
        </w:rPr>
      </w:pPr>
      <w:ins w:id="714" w:author="Kazy Nguyen" w:date="2018-05-13T15:34:00Z">
        <w:r w:rsidRPr="00C35CBB">
          <w:rPr>
            <w:lang w:eastAsia="ja-JP"/>
          </w:rPr>
          <w:t>The most efficient and effective method of conveying information to and within a development team is face-to-face conversation.</w:t>
        </w:r>
      </w:ins>
    </w:p>
    <w:p w:rsidR="00884637" w:rsidRPr="00C35CBB" w:rsidRDefault="00884637" w:rsidP="00884637">
      <w:pPr>
        <w:pStyle w:val="NormalWeb"/>
        <w:numPr>
          <w:ilvl w:val="0"/>
          <w:numId w:val="22"/>
        </w:numPr>
        <w:shd w:val="clear" w:color="auto" w:fill="FFFFFF"/>
        <w:spacing w:before="0" w:after="150" w:line="420" w:lineRule="atLeast"/>
        <w:jc w:val="both"/>
        <w:rPr>
          <w:ins w:id="715" w:author="Kazy Nguyen" w:date="2018-05-13T15:34:00Z"/>
          <w:lang w:eastAsia="ja-JP"/>
        </w:rPr>
      </w:pPr>
      <w:ins w:id="716" w:author="Kazy Nguyen" w:date="2018-05-13T15:34:00Z">
        <w:r w:rsidRPr="00C35CBB">
          <w:rPr>
            <w:lang w:eastAsia="ja-JP"/>
          </w:rPr>
          <w:t>Working software is the primary measure of progress.</w:t>
        </w:r>
      </w:ins>
    </w:p>
    <w:p w:rsidR="00884637" w:rsidRPr="00C35CBB" w:rsidRDefault="00884637" w:rsidP="00884637">
      <w:pPr>
        <w:pStyle w:val="NormalWeb"/>
        <w:numPr>
          <w:ilvl w:val="0"/>
          <w:numId w:val="22"/>
        </w:numPr>
        <w:shd w:val="clear" w:color="auto" w:fill="FFFFFF"/>
        <w:spacing w:before="0" w:after="150" w:line="420" w:lineRule="atLeast"/>
        <w:jc w:val="both"/>
        <w:rPr>
          <w:ins w:id="717" w:author="Kazy Nguyen" w:date="2018-05-13T15:34:00Z"/>
          <w:lang w:eastAsia="ja-JP"/>
        </w:rPr>
      </w:pPr>
      <w:ins w:id="718" w:author="Kazy Nguyen" w:date="2018-05-13T15:34:00Z">
        <w:r w:rsidRPr="00C35CBB">
          <w:rPr>
            <w:lang w:eastAsia="ja-JP"/>
          </w:rPr>
          <w:t>Agile processes promote sustainable development. The sponsors, developers, and users should be able to maintain a constant pace indefinitely.</w:t>
        </w:r>
      </w:ins>
    </w:p>
    <w:p w:rsidR="00884637" w:rsidRPr="00C35CBB" w:rsidRDefault="00884637" w:rsidP="00884637">
      <w:pPr>
        <w:pStyle w:val="NormalWeb"/>
        <w:numPr>
          <w:ilvl w:val="0"/>
          <w:numId w:val="22"/>
        </w:numPr>
        <w:shd w:val="clear" w:color="auto" w:fill="FFFFFF"/>
        <w:spacing w:before="0" w:after="150" w:line="420" w:lineRule="atLeast"/>
        <w:jc w:val="both"/>
        <w:rPr>
          <w:ins w:id="719" w:author="Kazy Nguyen" w:date="2018-05-13T15:34:00Z"/>
          <w:lang w:eastAsia="ja-JP"/>
        </w:rPr>
      </w:pPr>
      <w:ins w:id="720" w:author="Kazy Nguyen" w:date="2018-05-13T15:34:00Z">
        <w:r w:rsidRPr="00C35CBB">
          <w:rPr>
            <w:lang w:eastAsia="ja-JP"/>
          </w:rPr>
          <w:t>Continuous attention to technical excellence and good design enhances agility.</w:t>
        </w:r>
      </w:ins>
    </w:p>
    <w:p w:rsidR="00884637" w:rsidRPr="00C35CBB" w:rsidRDefault="00884637" w:rsidP="00884637">
      <w:pPr>
        <w:pStyle w:val="NormalWeb"/>
        <w:numPr>
          <w:ilvl w:val="0"/>
          <w:numId w:val="22"/>
        </w:numPr>
        <w:shd w:val="clear" w:color="auto" w:fill="FFFFFF"/>
        <w:spacing w:before="0" w:after="150" w:line="420" w:lineRule="atLeast"/>
        <w:jc w:val="both"/>
        <w:rPr>
          <w:ins w:id="721" w:author="Kazy Nguyen" w:date="2018-05-13T15:34:00Z"/>
          <w:lang w:eastAsia="ja-JP"/>
        </w:rPr>
      </w:pPr>
      <w:ins w:id="722" w:author="Kazy Nguyen" w:date="2018-05-13T15:34:00Z">
        <w:r w:rsidRPr="00C35CBB">
          <w:rPr>
            <w:lang w:eastAsia="ja-JP"/>
          </w:rPr>
          <w:t>Simplicity--the art of maximizing the amount of work not done--is essential.</w:t>
        </w:r>
      </w:ins>
    </w:p>
    <w:p w:rsidR="00884637" w:rsidRPr="00C35CBB" w:rsidRDefault="00884637" w:rsidP="00884637">
      <w:pPr>
        <w:pStyle w:val="NormalWeb"/>
        <w:numPr>
          <w:ilvl w:val="0"/>
          <w:numId w:val="22"/>
        </w:numPr>
        <w:shd w:val="clear" w:color="auto" w:fill="FFFFFF"/>
        <w:spacing w:before="0" w:after="150" w:line="420" w:lineRule="atLeast"/>
        <w:jc w:val="both"/>
        <w:rPr>
          <w:ins w:id="723" w:author="Kazy Nguyen" w:date="2018-05-13T15:34:00Z"/>
          <w:lang w:eastAsia="ja-JP"/>
        </w:rPr>
      </w:pPr>
      <w:ins w:id="724" w:author="Kazy Nguyen" w:date="2018-05-13T15:34:00Z">
        <w:r w:rsidRPr="00C35CBB">
          <w:rPr>
            <w:lang w:eastAsia="ja-JP"/>
          </w:rPr>
          <w:t>The best architectures, requirements, and designs emerge from self-organizing teams.</w:t>
        </w:r>
      </w:ins>
    </w:p>
    <w:p w:rsidR="00884637" w:rsidRPr="002C601F" w:rsidRDefault="00884637" w:rsidP="00884637">
      <w:pPr>
        <w:pStyle w:val="NormalWeb"/>
        <w:numPr>
          <w:ilvl w:val="0"/>
          <w:numId w:val="22"/>
        </w:numPr>
        <w:shd w:val="clear" w:color="auto" w:fill="FFFFFF"/>
        <w:spacing w:before="0" w:after="150" w:line="420" w:lineRule="atLeast"/>
        <w:jc w:val="both"/>
        <w:rPr>
          <w:ins w:id="725" w:author="Kazy Nguyen" w:date="2018-05-13T15:34:00Z"/>
          <w:lang w:eastAsia="ja-JP"/>
        </w:rPr>
      </w:pPr>
      <w:ins w:id="726" w:author="Kazy Nguyen" w:date="2018-05-13T15:34:00Z">
        <w:r w:rsidRPr="00C35CBB">
          <w:rPr>
            <w:lang w:eastAsia="ja-JP"/>
          </w:rPr>
          <w:t>At regular intervals, the team reflects on how to become more effective, then tunes and adjusts its behavior accordingly.</w:t>
        </w:r>
      </w:ins>
    </w:p>
    <w:p w:rsidR="00884637" w:rsidRPr="002C601F" w:rsidRDefault="00884637" w:rsidP="00884637">
      <w:pPr>
        <w:pStyle w:val="Heading4"/>
        <w:tabs>
          <w:tab w:val="clear" w:pos="-1980"/>
        </w:tabs>
        <w:ind w:left="1260" w:hanging="1260"/>
        <w:rPr>
          <w:ins w:id="727" w:author="Kazy Nguyen" w:date="2018-05-13T15:34:00Z"/>
          <w:lang w:eastAsia="ja-JP"/>
        </w:rPr>
      </w:pPr>
      <w:ins w:id="728" w:author="Kazy Nguyen" w:date="2018-05-13T15:34:00Z">
        <w:r>
          <w:rPr>
            <w:lang w:eastAsia="ja-JP"/>
          </w:rPr>
          <w:t>Agile Practices</w:t>
        </w:r>
      </w:ins>
    </w:p>
    <w:p w:rsidR="00884637" w:rsidRPr="00CB6C27" w:rsidRDefault="00884637" w:rsidP="00884637">
      <w:pPr>
        <w:pStyle w:val="NormalWeb"/>
        <w:shd w:val="clear" w:color="auto" w:fill="FFFFFF"/>
        <w:spacing w:before="0" w:after="150" w:line="420" w:lineRule="atLeast"/>
        <w:jc w:val="both"/>
        <w:rPr>
          <w:ins w:id="729" w:author="Kazy Nguyen" w:date="2018-05-13T15:34:00Z"/>
          <w:lang w:eastAsia="ja-JP"/>
        </w:rPr>
      </w:pPr>
      <w:ins w:id="730" w:author="Kazy Nguyen" w:date="2018-05-13T15:34:00Z">
        <w:r w:rsidRPr="002C601F">
          <w:rPr>
            <w:lang w:eastAsia="ja-JP"/>
          </w:rPr>
          <w:t xml:space="preserve">Started from 1986 with the “Conway’s </w:t>
        </w:r>
        <w:proofErr w:type="gramStart"/>
        <w:r w:rsidRPr="002C601F">
          <w:rPr>
            <w:lang w:eastAsia="ja-JP"/>
          </w:rPr>
          <w:t>Law”</w:t>
        </w:r>
        <w:r>
          <w:rPr>
            <w:lang w:eastAsia="ja-JP"/>
          </w:rPr>
          <w:t>*</w:t>
        </w:r>
        <w:proofErr w:type="gramEnd"/>
        <w:r>
          <w:rPr>
            <w:lang w:eastAsia="ja-JP"/>
          </w:rPr>
          <w:t xml:space="preserve">, thru 3 decades, Agile is practiced, grown and </w:t>
        </w:r>
        <w:r w:rsidRPr="00CB6C27">
          <w:rPr>
            <w:lang w:eastAsia="ja-JP"/>
          </w:rPr>
          <w:t>accretion as we see as below map.</w:t>
        </w:r>
      </w:ins>
    </w:p>
    <w:p w:rsidR="00884637" w:rsidRDefault="00884637" w:rsidP="00884637">
      <w:pPr>
        <w:pStyle w:val="NormalWeb"/>
        <w:shd w:val="clear" w:color="auto" w:fill="FFFFFF"/>
        <w:spacing w:before="0" w:after="150" w:line="420" w:lineRule="atLeast"/>
        <w:jc w:val="both"/>
        <w:rPr>
          <w:ins w:id="731" w:author="Kazy Nguyen" w:date="2018-05-13T15:34:00Z"/>
          <w:lang w:eastAsia="ja-JP"/>
        </w:rPr>
      </w:pPr>
      <w:ins w:id="732" w:author="Kazy Nguyen" w:date="2018-05-13T15:34:00Z">
        <w:r w:rsidRPr="00976AE7">
          <w:rPr>
            <w:noProof/>
            <w:lang w:eastAsia="en-US"/>
          </w:rPr>
          <w:lastRenderedPageBreak/>
          <w:drawing>
            <wp:inline distT="0" distB="0" distL="0" distR="0" wp14:anchorId="0F9AA94D" wp14:editId="3B5D9D94">
              <wp:extent cx="5941060" cy="413829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4138295"/>
                      </a:xfrm>
                      <a:prstGeom prst="rect">
                        <a:avLst/>
                      </a:prstGeom>
                      <a:noFill/>
                      <a:ln>
                        <a:noFill/>
                      </a:ln>
                    </pic:spPr>
                  </pic:pic>
                </a:graphicData>
              </a:graphic>
            </wp:inline>
          </w:drawing>
        </w:r>
      </w:ins>
    </w:p>
    <w:p w:rsidR="00884637" w:rsidRPr="002C601F" w:rsidDel="002573E3" w:rsidRDefault="00884637">
      <w:pPr>
        <w:keepNext/>
        <w:autoSpaceDE w:val="0"/>
        <w:autoSpaceDN w:val="0"/>
        <w:adjustRightInd w:val="0"/>
        <w:spacing w:before="0" w:line="240" w:lineRule="auto"/>
        <w:rPr>
          <w:ins w:id="733" w:author="Kazy Nguyen" w:date="2018-05-13T15:34:00Z"/>
          <w:del w:id="734" w:author="Kazy Nguyen" w:date="2018-05-12T18:03:00Z"/>
          <w:rFonts w:ascii="URWPalladioL-Roma" w:hAnsi="URWPalladioL-Roma" w:cs="URWPalladioL-Roma"/>
          <w:sz w:val="22"/>
          <w:szCs w:val="22"/>
          <w:lang w:eastAsia="ja-JP"/>
        </w:rPr>
        <w:pPrChange w:id="735" w:author="Kazy Nguyen" w:date="2018-05-12T18:03:00Z">
          <w:pPr>
            <w:autoSpaceDE w:val="0"/>
            <w:autoSpaceDN w:val="0"/>
            <w:adjustRightInd w:val="0"/>
            <w:spacing w:before="0" w:line="240" w:lineRule="auto"/>
          </w:pPr>
        </w:pPrChange>
      </w:pPr>
      <w:ins w:id="736" w:author="Kazy Nguyen" w:date="2018-05-13T15:34:00Z">
        <w:del w:id="737" w:author="Kazy Nguyen" w:date="2018-05-12T18:03:00Z">
          <w:r w:rsidRPr="00C35CBB" w:rsidDel="002573E3">
            <w:rPr>
              <w:rFonts w:ascii="URWPalladioL-Roma" w:hAnsi="URWPalladioL-Roma" w:cs="URWPalladioL-Roma"/>
              <w:sz w:val="22"/>
              <w:szCs w:val="22"/>
              <w:lang w:eastAsia="ja-JP"/>
            </w:rPr>
            <w:delText>Figure 2.</w:delText>
          </w:r>
          <w:r w:rsidDel="002573E3">
            <w:rPr>
              <w:rFonts w:ascii="URWPalladioL-Roma" w:hAnsi="URWPalladioL-Roma" w:cs="URWPalladioL-Roma"/>
              <w:sz w:val="22"/>
              <w:szCs w:val="22"/>
              <w:lang w:eastAsia="ja-JP"/>
            </w:rPr>
            <w:delText>3</w:delText>
          </w:r>
          <w:r w:rsidRPr="00C35CBB" w:rsidDel="002573E3">
            <w:rPr>
              <w:rFonts w:ascii="URWPalladioL-Roma" w:hAnsi="URWPalladioL-Roma" w:cs="URWPalladioL-Roma"/>
              <w:sz w:val="22"/>
              <w:szCs w:val="22"/>
              <w:lang w:eastAsia="ja-JP"/>
            </w:rPr>
            <w:delText xml:space="preserve">: </w:delText>
          </w:r>
          <w:r w:rsidRPr="005C4E5B" w:rsidDel="002573E3">
            <w:rPr>
              <w:rFonts w:ascii="URWPalladioL-Roma" w:hAnsi="URWPalladioL-Roma" w:cs="URWPalladioL-Roma"/>
              <w:sz w:val="22"/>
              <w:szCs w:val="22"/>
              <w:lang w:eastAsia="ja-JP"/>
            </w:rPr>
            <w:delText>Subway Map to Agile Practices</w:delText>
          </w:r>
        </w:del>
      </w:ins>
    </w:p>
    <w:p w:rsidR="00884637" w:rsidRDefault="00884637" w:rsidP="00884637">
      <w:pPr>
        <w:pStyle w:val="Caption"/>
        <w:rPr>
          <w:ins w:id="738" w:author="Kazy Nguyen" w:date="2018-05-13T15:34:00Z"/>
        </w:rPr>
      </w:pPr>
      <w:bookmarkStart w:id="739" w:name="_Toc513911668"/>
      <w:ins w:id="740" w:author="Kazy Nguyen" w:date="2018-05-13T15:34:00Z">
        <w:r>
          <w:t xml:space="preserve">Figure </w:t>
        </w:r>
        <w:r>
          <w:fldChar w:fldCharType="begin"/>
        </w:r>
        <w:r>
          <w:instrText xml:space="preserve"> SEQ Figure \* ARABIC </w:instrText>
        </w:r>
        <w:r>
          <w:fldChar w:fldCharType="separate"/>
        </w:r>
        <w:r>
          <w:rPr>
            <w:noProof/>
          </w:rPr>
          <w:t>4</w:t>
        </w:r>
        <w:r>
          <w:fldChar w:fldCharType="end"/>
        </w:r>
        <w:r>
          <w:t xml:space="preserve"> - </w:t>
        </w:r>
        <w:r w:rsidRPr="00276DB9">
          <w:t>Subway Map to Agile Practices</w:t>
        </w:r>
        <w:bookmarkEnd w:id="739"/>
      </w:ins>
    </w:p>
    <w:p w:rsidR="00884637" w:rsidRPr="002C601F" w:rsidRDefault="00884637" w:rsidP="00884637">
      <w:pPr>
        <w:pStyle w:val="Heading4"/>
        <w:tabs>
          <w:tab w:val="clear" w:pos="-1980"/>
        </w:tabs>
        <w:ind w:left="1260" w:hanging="1260"/>
        <w:rPr>
          <w:ins w:id="741" w:author="Kazy Nguyen" w:date="2018-05-13T15:34:00Z"/>
          <w:lang w:eastAsia="ja-JP"/>
        </w:rPr>
      </w:pPr>
      <w:ins w:id="742" w:author="Kazy Nguyen" w:date="2018-05-13T15:34:00Z">
        <w:r w:rsidRPr="002C601F">
          <w:rPr>
            <w:lang w:eastAsia="ja-JP"/>
          </w:rPr>
          <w:t>Extreme Programming</w:t>
        </w:r>
      </w:ins>
    </w:p>
    <w:p w:rsidR="00884637" w:rsidRPr="005E21A8" w:rsidRDefault="00884637" w:rsidP="00884637">
      <w:pPr>
        <w:pStyle w:val="NormalWeb"/>
        <w:shd w:val="clear" w:color="auto" w:fill="FFFFFF"/>
        <w:spacing w:before="0" w:after="150" w:line="420" w:lineRule="atLeast"/>
        <w:jc w:val="both"/>
        <w:rPr>
          <w:ins w:id="743" w:author="Kazy Nguyen" w:date="2018-05-13T15:34:00Z"/>
          <w:lang w:eastAsia="ja-JP"/>
        </w:rPr>
      </w:pPr>
      <w:ins w:id="744" w:author="Kazy Nguyen" w:date="2018-05-13T15:34:00Z">
        <w:r>
          <w:rPr>
            <w:lang w:eastAsia="ja-JP"/>
          </w:rPr>
          <w:t>Described in Extreme Programming Ex</w:t>
        </w:r>
        <w:r w:rsidRPr="005E21A8">
          <w:rPr>
            <w:lang w:eastAsia="ja-JP"/>
          </w:rPr>
          <w:t>plained by Kent Beck, Extreme Programming is a lightweight and low-risk way to develop a software based on an iterative and an incremental development.</w:t>
        </w:r>
      </w:ins>
    </w:p>
    <w:p w:rsidR="00884637" w:rsidRPr="005E21A8" w:rsidRDefault="00884637" w:rsidP="00884637">
      <w:pPr>
        <w:pStyle w:val="NormalWeb"/>
        <w:shd w:val="clear" w:color="auto" w:fill="FFFFFF"/>
        <w:spacing w:before="0" w:after="150" w:line="420" w:lineRule="atLeast"/>
        <w:jc w:val="both"/>
        <w:rPr>
          <w:ins w:id="745" w:author="Kazy Nguyen" w:date="2018-05-13T15:34:00Z"/>
          <w:lang w:eastAsia="ja-JP"/>
        </w:rPr>
      </w:pPr>
      <w:ins w:id="746" w:author="Kazy Nguyen" w:date="2018-05-13T15:34:00Z">
        <w:r w:rsidRPr="005E21A8">
          <w:rPr>
            <w:lang w:eastAsia="ja-JP"/>
          </w:rPr>
          <w:t>Kent Beck summarizes the main difference from other procedures as following:</w:t>
        </w:r>
      </w:ins>
    </w:p>
    <w:p w:rsidR="00884637" w:rsidRPr="005E21A8" w:rsidRDefault="00884637" w:rsidP="00884637">
      <w:pPr>
        <w:pStyle w:val="NormalWeb"/>
        <w:numPr>
          <w:ilvl w:val="0"/>
          <w:numId w:val="21"/>
        </w:numPr>
        <w:shd w:val="clear" w:color="auto" w:fill="FFFFFF"/>
        <w:spacing w:before="0" w:after="150" w:line="420" w:lineRule="atLeast"/>
        <w:jc w:val="both"/>
        <w:rPr>
          <w:ins w:id="747" w:author="Kazy Nguyen" w:date="2018-05-13T15:34:00Z"/>
          <w:lang w:eastAsia="ja-JP"/>
        </w:rPr>
      </w:pPr>
      <w:ins w:id="748" w:author="Kazy Nguyen" w:date="2018-05-13T15:34:00Z">
        <w:r w:rsidRPr="005E21A8">
          <w:rPr>
            <w:lang w:eastAsia="ja-JP"/>
          </w:rPr>
          <w:t>Early, specific and continuing feedback from short cycles.</w:t>
        </w:r>
      </w:ins>
    </w:p>
    <w:p w:rsidR="00884637" w:rsidRPr="005E21A8" w:rsidRDefault="00884637" w:rsidP="00884637">
      <w:pPr>
        <w:pStyle w:val="NormalWeb"/>
        <w:numPr>
          <w:ilvl w:val="0"/>
          <w:numId w:val="21"/>
        </w:numPr>
        <w:shd w:val="clear" w:color="auto" w:fill="FFFFFF"/>
        <w:spacing w:before="0" w:after="150" w:line="420" w:lineRule="atLeast"/>
        <w:jc w:val="both"/>
        <w:rPr>
          <w:ins w:id="749" w:author="Kazy Nguyen" w:date="2018-05-13T15:34:00Z"/>
          <w:lang w:eastAsia="ja-JP"/>
        </w:rPr>
      </w:pPr>
      <w:ins w:id="750" w:author="Kazy Nguyen" w:date="2018-05-13T15:34:00Z">
        <w:r w:rsidRPr="005E21A8">
          <w:rPr>
            <w:lang w:eastAsia="ja-JP"/>
          </w:rPr>
          <w:t>Quick overall plan is set at the beginning and is expected to evolve through the project life.</w:t>
        </w:r>
      </w:ins>
    </w:p>
    <w:p w:rsidR="00884637" w:rsidRPr="005E21A8" w:rsidRDefault="00884637" w:rsidP="00884637">
      <w:pPr>
        <w:pStyle w:val="NormalWeb"/>
        <w:numPr>
          <w:ilvl w:val="0"/>
          <w:numId w:val="21"/>
        </w:numPr>
        <w:shd w:val="clear" w:color="auto" w:fill="FFFFFF"/>
        <w:spacing w:before="0" w:after="150" w:line="420" w:lineRule="atLeast"/>
        <w:jc w:val="both"/>
        <w:rPr>
          <w:ins w:id="751" w:author="Kazy Nguyen" w:date="2018-05-13T15:34:00Z"/>
          <w:lang w:eastAsia="ja-JP"/>
        </w:rPr>
      </w:pPr>
      <w:ins w:id="752" w:author="Kazy Nguyen" w:date="2018-05-13T15:34:00Z">
        <w:r w:rsidRPr="005E21A8">
          <w:rPr>
            <w:lang w:eastAsia="ja-JP"/>
          </w:rPr>
          <w:t>Development fully covered with tests.</w:t>
        </w:r>
      </w:ins>
    </w:p>
    <w:p w:rsidR="00884637" w:rsidRPr="005E21A8" w:rsidRDefault="00884637" w:rsidP="00884637">
      <w:pPr>
        <w:pStyle w:val="NormalWeb"/>
        <w:numPr>
          <w:ilvl w:val="0"/>
          <w:numId w:val="21"/>
        </w:numPr>
        <w:shd w:val="clear" w:color="auto" w:fill="FFFFFF"/>
        <w:spacing w:before="0" w:after="150" w:line="420" w:lineRule="atLeast"/>
        <w:jc w:val="both"/>
        <w:rPr>
          <w:ins w:id="753" w:author="Kazy Nguyen" w:date="2018-05-13T15:34:00Z"/>
          <w:lang w:eastAsia="ja-JP"/>
        </w:rPr>
      </w:pPr>
      <w:ins w:id="754" w:author="Kazy Nguyen" w:date="2018-05-13T15:34:00Z">
        <w:r w:rsidRPr="005E21A8">
          <w:rPr>
            <w:lang w:eastAsia="ja-JP"/>
          </w:rPr>
          <w:t>The possibility of flexible changes (responding to business needs in the moment).</w:t>
        </w:r>
      </w:ins>
    </w:p>
    <w:p w:rsidR="00884637" w:rsidRPr="005E21A8" w:rsidRDefault="00884637" w:rsidP="00884637">
      <w:pPr>
        <w:pStyle w:val="NormalWeb"/>
        <w:numPr>
          <w:ilvl w:val="0"/>
          <w:numId w:val="21"/>
        </w:numPr>
        <w:shd w:val="clear" w:color="auto" w:fill="FFFFFF"/>
        <w:spacing w:before="0" w:after="150" w:line="420" w:lineRule="atLeast"/>
        <w:jc w:val="both"/>
        <w:rPr>
          <w:ins w:id="755" w:author="Kazy Nguyen" w:date="2018-05-13T15:34:00Z"/>
          <w:lang w:eastAsia="ja-JP"/>
        </w:rPr>
      </w:pPr>
      <w:ins w:id="756" w:author="Kazy Nguyen" w:date="2018-05-13T15:34:00Z">
        <w:r w:rsidRPr="005E21A8">
          <w:rPr>
            <w:lang w:eastAsia="ja-JP"/>
          </w:rPr>
          <w:t>Oral communication, tests and source code to communicate system structure and intent.</w:t>
        </w:r>
      </w:ins>
    </w:p>
    <w:p w:rsidR="00884637" w:rsidRPr="005E21A8" w:rsidRDefault="00884637" w:rsidP="00884637">
      <w:pPr>
        <w:pStyle w:val="NormalWeb"/>
        <w:numPr>
          <w:ilvl w:val="0"/>
          <w:numId w:val="21"/>
        </w:numPr>
        <w:shd w:val="clear" w:color="auto" w:fill="FFFFFF"/>
        <w:spacing w:before="0" w:after="150" w:line="420" w:lineRule="atLeast"/>
        <w:jc w:val="both"/>
        <w:rPr>
          <w:ins w:id="757" w:author="Kazy Nguyen" w:date="2018-05-13T15:34:00Z"/>
          <w:lang w:eastAsia="ja-JP"/>
        </w:rPr>
      </w:pPr>
      <w:ins w:id="758" w:author="Kazy Nguyen" w:date="2018-05-13T15:34:00Z">
        <w:r w:rsidRPr="005E21A8">
          <w:rPr>
            <w:lang w:eastAsia="ja-JP"/>
          </w:rPr>
          <w:lastRenderedPageBreak/>
          <w:t>Evolutionary design process.</w:t>
        </w:r>
      </w:ins>
    </w:p>
    <w:p w:rsidR="00884637" w:rsidRPr="005E21A8" w:rsidRDefault="00884637" w:rsidP="00884637">
      <w:pPr>
        <w:pStyle w:val="NormalWeb"/>
        <w:numPr>
          <w:ilvl w:val="0"/>
          <w:numId w:val="21"/>
        </w:numPr>
        <w:shd w:val="clear" w:color="auto" w:fill="FFFFFF"/>
        <w:spacing w:before="0" w:after="150" w:line="420" w:lineRule="atLeast"/>
        <w:jc w:val="both"/>
        <w:rPr>
          <w:ins w:id="759" w:author="Kazy Nguyen" w:date="2018-05-13T15:34:00Z"/>
          <w:lang w:eastAsia="ja-JP"/>
        </w:rPr>
      </w:pPr>
      <w:ins w:id="760" w:author="Kazy Nguyen" w:date="2018-05-13T15:34:00Z">
        <w:r w:rsidRPr="005E21A8">
          <w:rPr>
            <w:lang w:eastAsia="ja-JP"/>
          </w:rPr>
          <w:t>Close collaboration of skilled programmers.</w:t>
        </w:r>
      </w:ins>
    </w:p>
    <w:p w:rsidR="00884637" w:rsidRPr="002C601F" w:rsidRDefault="00884637" w:rsidP="00884637">
      <w:pPr>
        <w:pStyle w:val="Heading4"/>
        <w:tabs>
          <w:tab w:val="clear" w:pos="-1980"/>
        </w:tabs>
        <w:ind w:left="1260" w:hanging="1260"/>
        <w:rPr>
          <w:ins w:id="761" w:author="Kazy Nguyen" w:date="2018-05-13T15:34:00Z"/>
          <w:lang w:eastAsia="ja-JP"/>
        </w:rPr>
      </w:pPr>
      <w:ins w:id="762" w:author="Kazy Nguyen" w:date="2018-05-13T15:34:00Z">
        <w:r w:rsidRPr="002C601F">
          <w:rPr>
            <w:lang w:eastAsia="ja-JP"/>
          </w:rPr>
          <w:t>Feature-driven Development</w:t>
        </w:r>
      </w:ins>
    </w:p>
    <w:p w:rsidR="00884637" w:rsidRPr="00976002" w:rsidRDefault="00884637" w:rsidP="00884637">
      <w:pPr>
        <w:pStyle w:val="NormalWeb"/>
        <w:shd w:val="clear" w:color="auto" w:fill="FFFFFF"/>
        <w:spacing w:before="0" w:after="150" w:line="420" w:lineRule="atLeast"/>
        <w:jc w:val="both"/>
        <w:rPr>
          <w:ins w:id="763" w:author="Kazy Nguyen" w:date="2018-05-13T15:34:00Z"/>
          <w:lang w:eastAsia="ja-JP"/>
        </w:rPr>
      </w:pPr>
      <w:ins w:id="764" w:author="Kazy Nguyen" w:date="2018-05-13T15:34:00Z">
        <w:r w:rsidRPr="00976002">
          <w:rPr>
            <w:lang w:eastAsia="ja-JP"/>
          </w:rPr>
          <w:t>In A Practical Guide to Feature Dri</w:t>
        </w:r>
        <w:r>
          <w:rPr>
            <w:lang w:eastAsia="ja-JP"/>
          </w:rPr>
          <w:t>ven Development</w:t>
        </w:r>
        <w:r w:rsidRPr="00976002">
          <w:rPr>
            <w:lang w:eastAsia="ja-JP"/>
          </w:rPr>
          <w:t>, Feature Driven Development is described as a process designed and proven to deliver frequent, tangible, working results repeatedly. It is a development approach, which brings systems that are based on easy-to-understand and easy-to implement methods, problem-solving techniques and reporting guidelines to keep stakeholders informed about the project in a way they need.</w:t>
        </w:r>
      </w:ins>
    </w:p>
    <w:p w:rsidR="00884637" w:rsidRPr="002C601F" w:rsidRDefault="00884637" w:rsidP="00884637">
      <w:pPr>
        <w:pStyle w:val="Heading4"/>
        <w:tabs>
          <w:tab w:val="clear" w:pos="-1980"/>
        </w:tabs>
        <w:ind w:left="1260" w:hanging="1260"/>
        <w:rPr>
          <w:ins w:id="765" w:author="Kazy Nguyen" w:date="2018-05-13T15:34:00Z"/>
          <w:lang w:eastAsia="ja-JP"/>
        </w:rPr>
      </w:pPr>
      <w:ins w:id="766" w:author="Kazy Nguyen" w:date="2018-05-13T15:34:00Z">
        <w:r w:rsidRPr="002C601F">
          <w:rPr>
            <w:lang w:eastAsia="ja-JP"/>
          </w:rPr>
          <w:t>Scrum</w:t>
        </w:r>
      </w:ins>
    </w:p>
    <w:p w:rsidR="00884637" w:rsidRDefault="00884637" w:rsidP="00884637">
      <w:pPr>
        <w:pStyle w:val="NormalWeb"/>
        <w:shd w:val="clear" w:color="auto" w:fill="FFFFFF"/>
        <w:spacing w:before="0" w:line="420" w:lineRule="atLeast"/>
        <w:jc w:val="both"/>
        <w:rPr>
          <w:ins w:id="767" w:author="Kazy Nguyen" w:date="2018-05-13T15:34:00Z"/>
          <w:lang w:eastAsia="ja-JP"/>
        </w:rPr>
      </w:pPr>
      <w:ins w:id="768" w:author="Kazy Nguyen" w:date="2018-05-13T15:34:00Z">
        <w:r>
          <w:rPr>
            <w:lang w:eastAsia="ja-JP"/>
          </w:rPr>
          <w:t>Scrum is a process framework used to manage product development and other knowledge work. Scrum provides a means for teams to establish a hypothesis of how they think something works, try it out, reflect on the experience and make the appropriate adjustments. That is when the framework is used properly.</w:t>
        </w:r>
      </w:ins>
    </w:p>
    <w:p w:rsidR="00884637" w:rsidRDefault="00884637" w:rsidP="00884637">
      <w:pPr>
        <w:pStyle w:val="NormalWeb"/>
        <w:shd w:val="clear" w:color="auto" w:fill="FFFFFF"/>
        <w:spacing w:before="0" w:after="150" w:line="420" w:lineRule="atLeast"/>
        <w:jc w:val="both"/>
        <w:rPr>
          <w:ins w:id="769" w:author="Kazy Nguyen" w:date="2018-05-13T15:34:00Z"/>
          <w:lang w:eastAsia="ja-JP"/>
        </w:rPr>
      </w:pPr>
      <w:ins w:id="770" w:author="Kazy Nguyen" w:date="2018-05-13T15:34:00Z">
        <w:r>
          <w:rPr>
            <w:lang w:eastAsia="ja-JP"/>
          </w:rPr>
          <w:t>Scrum is best suited in the case where a cross functional team is work in a product development setting where there is a non-trivial amount of work that lends itself to being split into more than one 2-4 weeks’ iteration.</w:t>
        </w:r>
      </w:ins>
    </w:p>
    <w:p w:rsidR="00884637" w:rsidRDefault="00884637" w:rsidP="00884637">
      <w:pPr>
        <w:pStyle w:val="NormalWeb"/>
        <w:shd w:val="clear" w:color="auto" w:fill="FFFFFF"/>
        <w:spacing w:before="0" w:after="150" w:line="420" w:lineRule="atLeast"/>
        <w:jc w:val="both"/>
        <w:rPr>
          <w:ins w:id="771" w:author="Kazy Nguyen" w:date="2018-05-13T15:34:00Z"/>
          <w:lang w:eastAsia="ja-JP"/>
        </w:rPr>
      </w:pPr>
      <w:ins w:id="772" w:author="Kazy Nguyen" w:date="2018-05-13T15:34:00Z">
        <w:r>
          <w:rPr>
            <w:lang w:eastAsia="ja-JP"/>
          </w:rPr>
          <w:t>There are 3 essential roles in Scrum: Scrum Master, Product Owner and Development Team.</w:t>
        </w:r>
      </w:ins>
    </w:p>
    <w:p w:rsidR="00884637" w:rsidRPr="00224406" w:rsidRDefault="00884637" w:rsidP="00884637">
      <w:pPr>
        <w:pStyle w:val="NormalWeb"/>
        <w:shd w:val="clear" w:color="auto" w:fill="FFFFFF"/>
        <w:spacing w:before="0" w:after="150" w:line="420" w:lineRule="atLeast"/>
        <w:jc w:val="both"/>
        <w:rPr>
          <w:ins w:id="773" w:author="Kazy Nguyen" w:date="2018-05-13T15:34:00Z"/>
          <w:lang w:eastAsia="ja-JP"/>
        </w:rPr>
      </w:pPr>
      <w:ins w:id="774" w:author="Kazy Nguyen" w:date="2018-05-13T15:34:00Z">
        <w:r>
          <w:rPr>
            <w:lang w:eastAsia="ja-JP"/>
          </w:rPr>
          <w:t>The Scrum Lifecycle starts with a prioritized backlog, but does not provide any guidance as to how that backlog is developed or prioritized. The Scrum Lifecycle consists of a series of Sprints, where the end result is a potentially shippable product increment. Inside these sprints, all of the activities necessary for the development of the product occur on a small subset of the overall product. Below is a description of the key steps in the Scrum Lifecycle.</w:t>
        </w:r>
      </w:ins>
    </w:p>
    <w:p w:rsidR="00884637" w:rsidRPr="00224406" w:rsidRDefault="00884637" w:rsidP="00884637">
      <w:pPr>
        <w:pStyle w:val="NormalWeb"/>
        <w:numPr>
          <w:ilvl w:val="0"/>
          <w:numId w:val="25"/>
        </w:numPr>
        <w:shd w:val="clear" w:color="auto" w:fill="FFFFFF"/>
        <w:spacing w:before="0" w:after="150" w:line="420" w:lineRule="atLeast"/>
        <w:jc w:val="both"/>
        <w:rPr>
          <w:ins w:id="775" w:author="Kazy Nguyen" w:date="2018-05-13T15:34:00Z"/>
          <w:lang w:eastAsia="ja-JP"/>
        </w:rPr>
      </w:pPr>
      <w:ins w:id="776" w:author="Kazy Nguyen" w:date="2018-05-13T15:34:00Z">
        <w:r w:rsidRPr="00224406">
          <w:rPr>
            <w:lang w:eastAsia="ja-JP"/>
          </w:rPr>
          <w:t>Establish the Product Backlog.</w:t>
        </w:r>
      </w:ins>
    </w:p>
    <w:p w:rsidR="00884637" w:rsidRPr="00224406" w:rsidRDefault="00884637" w:rsidP="00884637">
      <w:pPr>
        <w:pStyle w:val="NormalWeb"/>
        <w:numPr>
          <w:ilvl w:val="0"/>
          <w:numId w:val="25"/>
        </w:numPr>
        <w:shd w:val="clear" w:color="auto" w:fill="FFFFFF"/>
        <w:spacing w:before="0" w:after="150" w:line="420" w:lineRule="atLeast"/>
        <w:jc w:val="both"/>
        <w:rPr>
          <w:ins w:id="777" w:author="Kazy Nguyen" w:date="2018-05-13T15:34:00Z"/>
          <w:lang w:eastAsia="ja-JP"/>
        </w:rPr>
      </w:pPr>
      <w:ins w:id="778" w:author="Kazy Nguyen" w:date="2018-05-13T15:34:00Z">
        <w:r w:rsidRPr="00224406">
          <w:rPr>
            <w:lang w:eastAsia="ja-JP"/>
          </w:rPr>
          <w:t>The product owner and development team conduct Sprint Planning. Determine the scope of the Sprint in the first part of Sprint Planning and the plan for delivering that scope in the second half of Sprint Planning.</w:t>
        </w:r>
      </w:ins>
    </w:p>
    <w:p w:rsidR="00884637" w:rsidRPr="00224406" w:rsidRDefault="00884637" w:rsidP="00884637">
      <w:pPr>
        <w:pStyle w:val="NormalWeb"/>
        <w:numPr>
          <w:ilvl w:val="0"/>
          <w:numId w:val="25"/>
        </w:numPr>
        <w:shd w:val="clear" w:color="auto" w:fill="FFFFFF"/>
        <w:spacing w:before="0" w:after="150" w:line="420" w:lineRule="atLeast"/>
        <w:jc w:val="both"/>
        <w:rPr>
          <w:ins w:id="779" w:author="Kazy Nguyen" w:date="2018-05-13T15:34:00Z"/>
          <w:lang w:eastAsia="ja-JP"/>
        </w:rPr>
      </w:pPr>
      <w:ins w:id="780" w:author="Kazy Nguyen" w:date="2018-05-13T15:34:00Z">
        <w:r w:rsidRPr="00224406">
          <w:rPr>
            <w:lang w:eastAsia="ja-JP"/>
          </w:rPr>
          <w:lastRenderedPageBreak/>
          <w:t>As the Sprint progresses, development team perform the work necessary to deliver the selected product backlog items.</w:t>
        </w:r>
      </w:ins>
    </w:p>
    <w:p w:rsidR="00884637" w:rsidRPr="00224406" w:rsidRDefault="00884637" w:rsidP="00884637">
      <w:pPr>
        <w:pStyle w:val="NormalWeb"/>
        <w:numPr>
          <w:ilvl w:val="0"/>
          <w:numId w:val="25"/>
        </w:numPr>
        <w:shd w:val="clear" w:color="auto" w:fill="FFFFFF"/>
        <w:spacing w:before="0" w:after="150" w:line="420" w:lineRule="atLeast"/>
        <w:jc w:val="both"/>
        <w:rPr>
          <w:ins w:id="781" w:author="Kazy Nguyen" w:date="2018-05-13T15:34:00Z"/>
          <w:lang w:eastAsia="ja-JP"/>
        </w:rPr>
      </w:pPr>
      <w:ins w:id="782" w:author="Kazy Nguyen" w:date="2018-05-13T15:34:00Z">
        <w:r w:rsidRPr="00224406">
          <w:rPr>
            <w:lang w:eastAsia="ja-JP"/>
          </w:rPr>
          <w:t>On a daily basis, the development team coordinate their work in a Daily Scrum.</w:t>
        </w:r>
      </w:ins>
    </w:p>
    <w:p w:rsidR="00884637" w:rsidRPr="00224406" w:rsidRDefault="00884637" w:rsidP="00884637">
      <w:pPr>
        <w:pStyle w:val="NormalWeb"/>
        <w:numPr>
          <w:ilvl w:val="0"/>
          <w:numId w:val="25"/>
        </w:numPr>
        <w:shd w:val="clear" w:color="auto" w:fill="FFFFFF"/>
        <w:spacing w:before="0" w:after="150" w:line="420" w:lineRule="atLeast"/>
        <w:jc w:val="both"/>
        <w:rPr>
          <w:ins w:id="783" w:author="Kazy Nguyen" w:date="2018-05-13T15:34:00Z"/>
          <w:lang w:eastAsia="ja-JP"/>
        </w:rPr>
      </w:pPr>
      <w:ins w:id="784" w:author="Kazy Nguyen" w:date="2018-05-13T15:34:00Z">
        <w:r w:rsidRPr="00224406">
          <w:rPr>
            <w:lang w:eastAsia="ja-JP"/>
          </w:rPr>
          <w:t>At the end of the Sprint the development team delivers the Product Backlog Items selected during Sprint Planning. The development team holds a Sprint Review to show the customer the increment and get feedback.  The development team and product owner also reflect on how the Sprint has proceeded so far and adapting their processes accordingly during a retrospective.</w:t>
        </w:r>
      </w:ins>
    </w:p>
    <w:p w:rsidR="00884637" w:rsidRPr="00224406" w:rsidRDefault="00884637" w:rsidP="00884637">
      <w:pPr>
        <w:pStyle w:val="NormalWeb"/>
        <w:numPr>
          <w:ilvl w:val="0"/>
          <w:numId w:val="25"/>
        </w:numPr>
        <w:shd w:val="clear" w:color="auto" w:fill="FFFFFF"/>
        <w:spacing w:before="0" w:after="150" w:line="420" w:lineRule="atLeast"/>
        <w:jc w:val="both"/>
        <w:rPr>
          <w:ins w:id="785" w:author="Kazy Nguyen" w:date="2018-05-13T15:34:00Z"/>
          <w:lang w:eastAsia="ja-JP"/>
        </w:rPr>
      </w:pPr>
      <w:ins w:id="786" w:author="Kazy Nguyen" w:date="2018-05-13T15:34:00Z">
        <w:r w:rsidRPr="00224406">
          <w:rPr>
            <w:lang w:eastAsia="ja-JP"/>
          </w:rPr>
          <w:t>The Team repeats steps 2–5 until the desired outcome of the product have been met.</w:t>
        </w:r>
      </w:ins>
    </w:p>
    <w:p w:rsidR="00884637" w:rsidRDefault="00884637" w:rsidP="00884637">
      <w:pPr>
        <w:autoSpaceDE w:val="0"/>
        <w:autoSpaceDN w:val="0"/>
        <w:adjustRightInd w:val="0"/>
        <w:spacing w:before="0" w:line="240" w:lineRule="auto"/>
        <w:jc w:val="both"/>
        <w:rPr>
          <w:ins w:id="787" w:author="Kazy Nguyen" w:date="2018-05-13T15:34:00Z"/>
          <w:szCs w:val="24"/>
          <w:lang w:eastAsia="ja-JP"/>
        </w:rPr>
      </w:pPr>
    </w:p>
    <w:p w:rsidR="00884637" w:rsidRDefault="00884637" w:rsidP="00884637">
      <w:pPr>
        <w:autoSpaceDE w:val="0"/>
        <w:autoSpaceDN w:val="0"/>
        <w:adjustRightInd w:val="0"/>
        <w:spacing w:before="0" w:line="240" w:lineRule="auto"/>
        <w:jc w:val="both"/>
        <w:rPr>
          <w:ins w:id="788" w:author="Kazy Nguyen" w:date="2018-05-13T15:34:00Z"/>
          <w:szCs w:val="24"/>
          <w:lang w:eastAsia="ja-JP"/>
        </w:rPr>
      </w:pPr>
      <w:ins w:id="789" w:author="Kazy Nguyen" w:date="2018-05-13T15:34:00Z">
        <w:r>
          <w:rPr>
            <w:noProof/>
            <w:lang w:eastAsia="en-US"/>
          </w:rPr>
          <w:drawing>
            <wp:inline distT="0" distB="0" distL="0" distR="0" wp14:anchorId="11730FDC" wp14:editId="06341D47">
              <wp:extent cx="5988685" cy="1712595"/>
              <wp:effectExtent l="0" t="0" r="0" b="0"/>
              <wp:docPr id="34" name="Picture 34" descr="Káº¿t quáº£ hÃ¬nh áº£nh cho scru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crum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685" cy="1712595"/>
                      </a:xfrm>
                      <a:prstGeom prst="rect">
                        <a:avLst/>
                      </a:prstGeom>
                      <a:noFill/>
                      <a:ln>
                        <a:noFill/>
                      </a:ln>
                    </pic:spPr>
                  </pic:pic>
                </a:graphicData>
              </a:graphic>
            </wp:inline>
          </w:drawing>
        </w:r>
      </w:ins>
    </w:p>
    <w:p w:rsidR="00884637" w:rsidRPr="00976002" w:rsidRDefault="00884637" w:rsidP="00884637">
      <w:pPr>
        <w:autoSpaceDE w:val="0"/>
        <w:autoSpaceDN w:val="0"/>
        <w:adjustRightInd w:val="0"/>
        <w:spacing w:before="0" w:line="240" w:lineRule="auto"/>
        <w:jc w:val="both"/>
        <w:rPr>
          <w:ins w:id="790" w:author="Kazy Nguyen" w:date="2018-05-13T15:34:00Z"/>
          <w:szCs w:val="24"/>
          <w:lang w:eastAsia="ja-JP"/>
        </w:rPr>
      </w:pPr>
    </w:p>
    <w:p w:rsidR="00884637" w:rsidRPr="00976002" w:rsidDel="002573E3" w:rsidRDefault="00884637">
      <w:pPr>
        <w:pStyle w:val="BodyText"/>
        <w:keepNext/>
        <w:jc w:val="both"/>
        <w:rPr>
          <w:ins w:id="791" w:author="Kazy Nguyen" w:date="2018-05-13T15:34:00Z"/>
          <w:del w:id="792" w:author="Kazy Nguyen" w:date="2018-05-12T18:03:00Z"/>
          <w:szCs w:val="24"/>
        </w:rPr>
        <w:pPrChange w:id="793" w:author="Kazy Nguyen" w:date="2018-05-12T18:03:00Z">
          <w:pPr>
            <w:pStyle w:val="BodyText"/>
            <w:jc w:val="both"/>
          </w:pPr>
        </w:pPrChange>
      </w:pPr>
      <w:ins w:id="794" w:author="Kazy Nguyen" w:date="2018-05-13T15:34:00Z">
        <w:del w:id="795" w:author="Kazy Nguyen" w:date="2018-05-12T18:03:00Z">
          <w:r w:rsidRPr="00976002" w:rsidDel="002573E3">
            <w:rPr>
              <w:szCs w:val="24"/>
              <w:lang w:eastAsia="ja-JP"/>
            </w:rPr>
            <w:delText>Figure 2.</w:delText>
          </w:r>
          <w:r w:rsidDel="002573E3">
            <w:rPr>
              <w:szCs w:val="24"/>
              <w:lang w:eastAsia="ja-JP"/>
            </w:rPr>
            <w:delText>4</w:delText>
          </w:r>
          <w:r w:rsidRPr="00976002" w:rsidDel="002573E3">
            <w:rPr>
              <w:szCs w:val="24"/>
              <w:lang w:eastAsia="ja-JP"/>
            </w:rPr>
            <w:delText>: SCRUM process</w:delText>
          </w:r>
        </w:del>
      </w:ins>
    </w:p>
    <w:p w:rsidR="00884637" w:rsidRDefault="00884637">
      <w:pPr>
        <w:pStyle w:val="Caption"/>
        <w:jc w:val="both"/>
        <w:rPr>
          <w:ins w:id="796" w:author="Kazy Nguyen" w:date="2018-05-13T15:34:00Z"/>
        </w:rPr>
        <w:pPrChange w:id="797" w:author="Kazy Nguyen" w:date="2018-05-12T18:03:00Z">
          <w:pPr>
            <w:pStyle w:val="Caption"/>
          </w:pPr>
        </w:pPrChange>
      </w:pPr>
      <w:bookmarkStart w:id="798" w:name="_Toc513911669"/>
      <w:ins w:id="799" w:author="Kazy Nguyen" w:date="2018-05-13T15:34:00Z">
        <w:r>
          <w:t xml:space="preserve">Figure </w:t>
        </w:r>
        <w:r>
          <w:fldChar w:fldCharType="begin"/>
        </w:r>
        <w:r>
          <w:instrText xml:space="preserve"> SEQ Figure \* ARABIC </w:instrText>
        </w:r>
        <w:r>
          <w:fldChar w:fldCharType="separate"/>
        </w:r>
        <w:r>
          <w:rPr>
            <w:noProof/>
          </w:rPr>
          <w:t>5</w:t>
        </w:r>
        <w:r>
          <w:fldChar w:fldCharType="end"/>
        </w:r>
        <w:r>
          <w:t xml:space="preserve"> - SCRUM process</w:t>
        </w:r>
        <w:bookmarkEnd w:id="798"/>
      </w:ins>
    </w:p>
    <w:p w:rsidR="00884637" w:rsidRDefault="00884637" w:rsidP="00884637">
      <w:pPr>
        <w:pStyle w:val="Heading3"/>
        <w:rPr>
          <w:ins w:id="800" w:author="Kazy Nguyen" w:date="2018-05-13T15:34:00Z"/>
        </w:rPr>
      </w:pPr>
      <w:bookmarkStart w:id="801" w:name="_Toc513984813"/>
      <w:ins w:id="802" w:author="Kazy Nguyen" w:date="2018-05-13T15:34:00Z">
        <w:r>
          <w:t>Comparison of Rational Unified Process and Agile</w:t>
        </w:r>
        <w:bookmarkEnd w:id="801"/>
      </w:ins>
    </w:p>
    <w:p w:rsidR="00884637" w:rsidRPr="00023055" w:rsidRDefault="00884637" w:rsidP="00884637">
      <w:pPr>
        <w:pStyle w:val="NormalWeb"/>
        <w:shd w:val="clear" w:color="auto" w:fill="FFFFFF"/>
        <w:spacing w:before="0" w:after="150" w:line="420" w:lineRule="atLeast"/>
        <w:jc w:val="both"/>
        <w:rPr>
          <w:ins w:id="803" w:author="Kazy Nguyen" w:date="2018-05-13T15:34:00Z"/>
          <w:color w:val="FF0000"/>
          <w:lang w:eastAsia="ja-JP"/>
        </w:rPr>
      </w:pPr>
      <w:ins w:id="804" w:author="Kazy Nguyen" w:date="2018-05-13T15:34:00Z">
        <w:r w:rsidRPr="00023055">
          <w:rPr>
            <w:color w:val="FF0000"/>
            <w:lang w:eastAsia="ja-JP"/>
          </w:rPr>
          <w:t>.</w:t>
        </w:r>
      </w:ins>
    </w:p>
    <w:p w:rsidR="00884637" w:rsidRDefault="00884637">
      <w:pPr>
        <w:pStyle w:val="BodyText"/>
        <w:rPr>
          <w:ins w:id="805" w:author="Kazy Nguyen" w:date="2018-05-13T15:34:00Z"/>
          <w:color w:val="242729"/>
          <w:sz w:val="23"/>
          <w:szCs w:val="23"/>
          <w:shd w:val="clear" w:color="auto" w:fill="FFFFFF"/>
        </w:rPr>
        <w:pPrChange w:id="806" w:author="Kazy Nguyen" w:date="2018-04-29T16:23:00Z">
          <w:pPr>
            <w:pStyle w:val="Heading3"/>
          </w:pPr>
        </w:pPrChange>
      </w:pPr>
    </w:p>
    <w:p w:rsidR="00884637" w:rsidRDefault="00884637">
      <w:pPr>
        <w:pStyle w:val="BodyText"/>
        <w:rPr>
          <w:ins w:id="807" w:author="Kazy Nguyen" w:date="2018-05-13T15:34:00Z"/>
          <w:color w:val="242729"/>
          <w:sz w:val="23"/>
          <w:szCs w:val="23"/>
          <w:shd w:val="clear" w:color="auto" w:fill="FFFFFF"/>
        </w:rPr>
        <w:pPrChange w:id="808" w:author="Kazy Nguyen" w:date="2018-04-29T16:23:00Z">
          <w:pPr>
            <w:pStyle w:val="Heading3"/>
          </w:pPr>
        </w:pPrChange>
      </w:pPr>
      <w:ins w:id="809" w:author="Kazy Nguyen" w:date="2018-05-13T15:34:00Z">
        <w:r>
          <w:rPr>
            <w:rFonts w:ascii="Arial" w:hAnsi="Arial" w:cs="Arial"/>
            <w:color w:val="242729"/>
            <w:sz w:val="23"/>
            <w:szCs w:val="23"/>
            <w:shd w:val="clear" w:color="auto" w:fill="FFFFFF"/>
          </w:rPr>
          <w:t>They are both iterative models which seem similar, but both of them are vastly different. RUP is a framework for organizations and teams while Scrum is intended for a product team with stringent guidelines</w:t>
        </w:r>
      </w:ins>
    </w:p>
    <w:p w:rsidR="00884637" w:rsidRDefault="00884637">
      <w:pPr>
        <w:pStyle w:val="BodyText"/>
        <w:rPr>
          <w:ins w:id="810" w:author="Kazy Nguyen" w:date="2018-05-13T15:34:00Z"/>
          <w:color w:val="242729"/>
          <w:sz w:val="20"/>
          <w:shd w:val="clear" w:color="auto" w:fill="FFFFFF"/>
        </w:rPr>
        <w:pPrChange w:id="811" w:author="Kazy Nguyen" w:date="2018-04-29T16:23:00Z">
          <w:pPr>
            <w:pStyle w:val="Heading3"/>
          </w:pPr>
        </w:pPrChange>
      </w:pPr>
      <w:ins w:id="812" w:author="Kazy Nguyen" w:date="2018-05-13T15:34:00Z">
        <w:r>
          <w:rPr>
            <w:rStyle w:val="comment-copy"/>
            <w:rFonts w:ascii="Arial" w:hAnsi="Arial" w:cs="Arial"/>
            <w:color w:val="242729"/>
            <w:sz w:val="20"/>
            <w:bdr w:val="none" w:sz="0" w:space="0" w:color="auto" w:frame="1"/>
            <w:shd w:val="clear" w:color="auto" w:fill="FFFFFF"/>
          </w:rPr>
          <w:t>Some diffs are: RUP uses 4 phases, project plan associated with 4 phases, scope is predefined, good for large, long term enterprise level projects. SCRUM uses sprints, no project plan, uses backlog instead of scope, and good for orgs not dependent on deadline.</w:t>
        </w:r>
        <w:r>
          <w:rPr>
            <w:rFonts w:ascii="Arial" w:hAnsi="Arial" w:cs="Arial"/>
            <w:color w:val="242729"/>
            <w:sz w:val="20"/>
            <w:shd w:val="clear" w:color="auto" w:fill="FFFFFF"/>
          </w:rPr>
          <w:t> </w:t>
        </w:r>
      </w:ins>
    </w:p>
    <w:p w:rsidR="00884637" w:rsidRDefault="00884637">
      <w:pPr>
        <w:pStyle w:val="BodyText"/>
        <w:rPr>
          <w:ins w:id="813" w:author="Kazy Nguyen" w:date="2018-05-13T15:34:00Z"/>
          <w:color w:val="242729"/>
          <w:sz w:val="23"/>
          <w:szCs w:val="23"/>
          <w:shd w:val="clear" w:color="auto" w:fill="FFFFFF"/>
        </w:rPr>
        <w:pPrChange w:id="814" w:author="Kazy Nguyen" w:date="2018-04-29T16:23:00Z">
          <w:pPr>
            <w:pStyle w:val="Heading3"/>
          </w:pPr>
        </w:pPrChange>
      </w:pPr>
      <w:ins w:id="815" w:author="Kazy Nguyen" w:date="2018-05-13T15:34:00Z">
        <w:r>
          <w:rPr>
            <w:rFonts w:ascii="Arial" w:hAnsi="Arial" w:cs="Arial"/>
            <w:color w:val="242729"/>
            <w:sz w:val="23"/>
            <w:szCs w:val="23"/>
            <w:shd w:val="clear" w:color="auto" w:fill="FFFFFF"/>
          </w:rPr>
          <w:lastRenderedPageBreak/>
          <w:t>Agile in an umbrella term for methods like XP, Scrum, Crystal, DSDM, FDD,... that share </w:t>
        </w:r>
        <w:r>
          <w:fldChar w:fldCharType="begin"/>
        </w:r>
        <w:r>
          <w:instrText xml:space="preserve"> HYPERLINK "http://agilemanifesto.org/principles.html" </w:instrText>
        </w:r>
        <w:r>
          <w:fldChar w:fldCharType="separate"/>
        </w:r>
        <w:r>
          <w:rPr>
            <w:rStyle w:val="Hyperlink"/>
            <w:rFonts w:ascii="Arial" w:hAnsi="Arial" w:cs="Arial"/>
            <w:color w:val="005999"/>
            <w:sz w:val="23"/>
            <w:szCs w:val="23"/>
            <w:bdr w:val="none" w:sz="0" w:space="0" w:color="auto" w:frame="1"/>
            <w:shd w:val="clear" w:color="auto" w:fill="FFFFFF"/>
          </w:rPr>
          <w:t>common principles</w:t>
        </w:r>
        <w:r>
          <w:fldChar w:fldCharType="end"/>
        </w:r>
        <w:r>
          <w:rPr>
            <w:rFonts w:ascii="Arial" w:hAnsi="Arial" w:cs="Arial"/>
            <w:color w:val="242729"/>
            <w:sz w:val="23"/>
            <w:szCs w:val="23"/>
            <w:shd w:val="clear" w:color="auto" w:fill="FFFFFF"/>
          </w:rPr>
          <w:t>. The </w:t>
        </w:r>
        <w:r>
          <w:fldChar w:fldCharType="begin"/>
        </w:r>
        <w:r>
          <w:instrText xml:space="preserve"> HYPERLINK "http://en.wikipedia.org/wiki/Unified_Process" </w:instrText>
        </w:r>
        <w:r>
          <w:fldChar w:fldCharType="separate"/>
        </w:r>
        <w:r>
          <w:rPr>
            <w:rStyle w:val="Hyperlink"/>
            <w:rFonts w:ascii="Arial" w:hAnsi="Arial" w:cs="Arial"/>
            <w:color w:val="005999"/>
            <w:sz w:val="23"/>
            <w:szCs w:val="23"/>
            <w:bdr w:val="none" w:sz="0" w:space="0" w:color="auto" w:frame="1"/>
            <w:shd w:val="clear" w:color="auto" w:fill="FFFFFF"/>
          </w:rPr>
          <w:t>Unified Process</w:t>
        </w:r>
        <w:r>
          <w:fldChar w:fldCharType="end"/>
        </w:r>
        <w:r>
          <w:rPr>
            <w:rFonts w:ascii="Arial" w:hAnsi="Arial" w:cs="Arial"/>
            <w:color w:val="242729"/>
            <w:sz w:val="23"/>
            <w:szCs w:val="23"/>
            <w:shd w:val="clear" w:color="auto" w:fill="FFFFFF"/>
          </w:rPr>
          <w:t> is a framework that can be used to describe a development process, </w:t>
        </w:r>
        <w:r>
          <w:fldChar w:fldCharType="begin"/>
        </w:r>
        <w:r>
          <w:instrText xml:space="preserve"> HYPERLINK "http://en.wikipedia.org/wiki/IBM_Rational_Unified_Process" </w:instrText>
        </w:r>
        <w:r>
          <w:fldChar w:fldCharType="separate"/>
        </w:r>
        <w:r>
          <w:rPr>
            <w:rStyle w:val="Hyperlink"/>
            <w:rFonts w:ascii="Arial" w:hAnsi="Arial" w:cs="Arial"/>
            <w:color w:val="005999"/>
            <w:sz w:val="23"/>
            <w:szCs w:val="23"/>
            <w:bdr w:val="none" w:sz="0" w:space="0" w:color="auto" w:frame="1"/>
            <w:shd w:val="clear" w:color="auto" w:fill="FFFFFF"/>
          </w:rPr>
          <w:t>RUP</w:t>
        </w:r>
        <w:r>
          <w:fldChar w:fldCharType="end"/>
        </w:r>
        <w:r>
          <w:rPr>
            <w:rFonts w:ascii="Arial" w:hAnsi="Arial" w:cs="Arial"/>
            <w:color w:val="242729"/>
            <w:sz w:val="23"/>
            <w:szCs w:val="23"/>
            <w:shd w:val="clear" w:color="auto" w:fill="FFFFFF"/>
          </w:rPr>
          <w:t xml:space="preserve"> being one instantiation of UP based on </w:t>
        </w:r>
        <w:proofErr w:type="spellStart"/>
        <w:r>
          <w:rPr>
            <w:rFonts w:ascii="Arial" w:hAnsi="Arial" w:cs="Arial"/>
            <w:color w:val="242729"/>
            <w:sz w:val="23"/>
            <w:szCs w:val="23"/>
            <w:shd w:val="clear" w:color="auto" w:fill="FFFFFF"/>
          </w:rPr>
          <w:t>Rational's</w:t>
        </w:r>
        <w:proofErr w:type="spellEnd"/>
        <w:r>
          <w:rPr>
            <w:rFonts w:ascii="Arial" w:hAnsi="Arial" w:cs="Arial"/>
            <w:color w:val="242729"/>
            <w:sz w:val="23"/>
            <w:szCs w:val="23"/>
            <w:shd w:val="clear" w:color="auto" w:fill="FFFFFF"/>
          </w:rPr>
          <w:t xml:space="preserve"> tools. UP predates most Agile methods and may or may not be considered as Agile. What they have in common is that both Agile methods and UP are </w:t>
        </w:r>
        <w:r>
          <w:rPr>
            <w:rStyle w:val="Strong"/>
            <w:rFonts w:ascii="Arial" w:hAnsi="Arial" w:cs="Arial"/>
            <w:color w:val="242729"/>
            <w:sz w:val="23"/>
            <w:szCs w:val="23"/>
            <w:bdr w:val="none" w:sz="0" w:space="0" w:color="auto" w:frame="1"/>
            <w:shd w:val="clear" w:color="auto" w:fill="FFFFFF"/>
          </w:rPr>
          <w:t>Iterative and Incremental Development</w:t>
        </w:r>
        <w:r>
          <w:rPr>
            <w:rFonts w:ascii="Arial" w:hAnsi="Arial" w:cs="Arial"/>
            <w:color w:val="242729"/>
            <w:sz w:val="23"/>
            <w:szCs w:val="23"/>
            <w:shd w:val="clear" w:color="auto" w:fill="FFFFFF"/>
          </w:rPr>
          <w:t> (IID) methods.</w:t>
        </w:r>
      </w:ins>
    </w:p>
    <w:p w:rsidR="00884637" w:rsidRDefault="00884637">
      <w:pPr>
        <w:pStyle w:val="BodyText"/>
        <w:rPr>
          <w:ins w:id="816" w:author="Kazy Nguyen" w:date="2018-05-13T15:34:00Z"/>
          <w:color w:val="242729"/>
          <w:sz w:val="23"/>
          <w:szCs w:val="23"/>
          <w:shd w:val="clear" w:color="auto" w:fill="FFFFFF"/>
        </w:rPr>
        <w:pPrChange w:id="817" w:author="Kazy Nguyen" w:date="2018-04-29T16:23:00Z">
          <w:pPr>
            <w:pStyle w:val="Heading3"/>
          </w:pPr>
        </w:pPrChange>
      </w:pPr>
      <w:ins w:id="818" w:author="Kazy Nguyen" w:date="2018-05-13T15:34:00Z">
        <w:r w:rsidRPr="00C203B1">
          <w:rPr>
            <w:rFonts w:ascii="Arial" w:hAnsi="Arial" w:cs="Arial"/>
            <w:color w:val="242729"/>
            <w:sz w:val="23"/>
            <w:szCs w:val="23"/>
            <w:shd w:val="clear" w:color="auto" w:fill="FFFFFF"/>
          </w:rPr>
          <w:t>http://www.agilemodeling.com/essays/agileModelingRUP.htm</w:t>
        </w:r>
      </w:ins>
    </w:p>
    <w:p w:rsidR="00884637" w:rsidRPr="00221136" w:rsidRDefault="00884637">
      <w:pPr>
        <w:pStyle w:val="BodyText"/>
        <w:rPr>
          <w:ins w:id="819" w:author="Kazy Nguyen" w:date="2018-05-13T15:34:00Z"/>
        </w:rPr>
        <w:pPrChange w:id="820" w:author="Kazy Nguyen" w:date="2018-04-29T16:23:00Z">
          <w:pPr>
            <w:pStyle w:val="Heading3"/>
          </w:pPr>
        </w:pPrChange>
      </w:pPr>
    </w:p>
    <w:p w:rsidR="00884637" w:rsidRPr="008B6984" w:rsidRDefault="00884637" w:rsidP="00884637">
      <w:pPr>
        <w:pStyle w:val="Heading2"/>
        <w:jc w:val="both"/>
        <w:rPr>
          <w:ins w:id="821" w:author="Kazy Nguyen" w:date="2018-05-13T15:34:00Z"/>
        </w:rPr>
      </w:pPr>
      <w:bookmarkStart w:id="822" w:name="_Toc513984814"/>
      <w:ins w:id="823" w:author="Kazy Nguyen" w:date="2018-05-13T15:34:00Z">
        <w:r>
          <w:t>Continuous Integration</w:t>
        </w:r>
        <w:bookmarkEnd w:id="822"/>
      </w:ins>
    </w:p>
    <w:p w:rsidR="00884637" w:rsidRDefault="00884637" w:rsidP="00884637">
      <w:pPr>
        <w:pStyle w:val="Heading3"/>
        <w:tabs>
          <w:tab w:val="num" w:pos="-2700"/>
        </w:tabs>
        <w:ind w:left="-2700" w:firstLine="2700"/>
        <w:rPr>
          <w:ins w:id="824" w:author="Kazy Nguyen" w:date="2018-05-13T15:34:00Z"/>
        </w:rPr>
      </w:pPr>
      <w:bookmarkStart w:id="825" w:name="_Toc513984815"/>
      <w:ins w:id="826" w:author="Kazy Nguyen" w:date="2018-05-13T15:34:00Z">
        <w:r>
          <w:t>Overview</w:t>
        </w:r>
        <w:bookmarkEnd w:id="825"/>
      </w:ins>
    </w:p>
    <w:p w:rsidR="00884637" w:rsidRPr="003A6175" w:rsidRDefault="00884637" w:rsidP="00884637">
      <w:pPr>
        <w:pStyle w:val="BodyText"/>
        <w:jc w:val="both"/>
        <w:rPr>
          <w:ins w:id="827" w:author="Kazy Nguyen" w:date="2018-05-13T15:34:00Z"/>
          <w:iCs/>
        </w:rPr>
      </w:pPr>
      <w:ins w:id="828" w:author="Kazy Nguyen" w:date="2018-05-13T15:34:00Z">
        <w:r>
          <w:rPr>
            <w:iCs/>
          </w:rPr>
          <w:t>Continuous Integration is a concept, which first popular explained by Martin Fowler in 2006:</w:t>
        </w:r>
      </w:ins>
    </w:p>
    <w:p w:rsidR="00884637" w:rsidRDefault="00884637" w:rsidP="00884637">
      <w:pPr>
        <w:pStyle w:val="BodyText"/>
        <w:jc w:val="both"/>
        <w:rPr>
          <w:ins w:id="829" w:author="Kazy Nguyen" w:date="2018-05-13T15:34:00Z"/>
          <w:color w:val="FF0000"/>
        </w:rPr>
      </w:pPr>
      <w:ins w:id="830" w:author="Kazy Nguyen" w:date="2018-05-13T15:34:00Z">
        <w:r>
          <w:rPr>
            <w:i/>
            <w:iCs/>
          </w:rPr>
          <w:t>Continuous Integration is 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 [</w:t>
        </w:r>
        <w:r w:rsidRPr="003A6175">
          <w:rPr>
            <w:i/>
            <w:iCs/>
            <w:highlight w:val="yellow"/>
          </w:rPr>
          <w:t>STT</w:t>
        </w:r>
        <w:r>
          <w:rPr>
            <w:i/>
            <w:iCs/>
          </w:rPr>
          <w:t xml:space="preserve">] </w:t>
        </w:r>
        <w:r w:rsidRPr="003A6175">
          <w:rPr>
            <w:iCs/>
          </w:rPr>
          <w:t>Martin Fowler</w:t>
        </w:r>
      </w:ins>
    </w:p>
    <w:p w:rsidR="00884637" w:rsidRDefault="00884637" w:rsidP="00884637">
      <w:pPr>
        <w:pStyle w:val="BodyText"/>
        <w:jc w:val="both"/>
        <w:rPr>
          <w:ins w:id="831" w:author="Kazy Nguyen" w:date="2018-05-13T15:34:00Z"/>
          <w:iCs/>
        </w:rPr>
      </w:pPr>
      <w:ins w:id="832" w:author="Kazy Nguyen" w:date="2018-05-13T15:34:00Z">
        <w:r w:rsidRPr="006C137A">
          <w:rPr>
            <w:iCs/>
          </w:rPr>
          <w:t>Many teams</w:t>
        </w:r>
        <w:r>
          <w:rPr>
            <w:iCs/>
          </w:rPr>
          <w:t xml:space="preserve"> find out that this approach leads to significantly reduced the integration problems therefor reduced the effort and allows team members to develop software more rapidly.</w:t>
        </w:r>
      </w:ins>
    </w:p>
    <w:p w:rsidR="00884637" w:rsidRDefault="00884637" w:rsidP="00884637">
      <w:pPr>
        <w:pStyle w:val="Heading3"/>
        <w:tabs>
          <w:tab w:val="num" w:pos="-2700"/>
        </w:tabs>
        <w:ind w:left="-2700" w:firstLine="2700"/>
        <w:rPr>
          <w:ins w:id="833" w:author="Kazy Nguyen" w:date="2018-05-13T15:34:00Z"/>
        </w:rPr>
      </w:pPr>
      <w:bookmarkStart w:id="834" w:name="_Toc513984816"/>
      <w:ins w:id="835" w:author="Kazy Nguyen" w:date="2018-05-13T15:34:00Z">
        <w:r>
          <w:t>Key practices</w:t>
        </w:r>
        <w:bookmarkEnd w:id="834"/>
      </w:ins>
    </w:p>
    <w:p w:rsidR="00884637" w:rsidRDefault="00884637" w:rsidP="00884637">
      <w:pPr>
        <w:pStyle w:val="BodyText"/>
        <w:jc w:val="both"/>
        <w:rPr>
          <w:ins w:id="836" w:author="Kazy Nguyen" w:date="2018-05-13T15:34:00Z"/>
          <w:iCs/>
        </w:rPr>
      </w:pPr>
      <w:ins w:id="837" w:author="Kazy Nguyen" w:date="2018-05-13T15:34:00Z">
        <w:r>
          <w:rPr>
            <w:iCs/>
          </w:rPr>
          <w:t>In Continuous Integration article, Martin Fowler defined 10 basic practices:</w:t>
        </w:r>
      </w:ins>
    </w:p>
    <w:p w:rsidR="00884637" w:rsidRDefault="00884637" w:rsidP="00884637">
      <w:pPr>
        <w:pStyle w:val="BodyText"/>
        <w:numPr>
          <w:ilvl w:val="0"/>
          <w:numId w:val="15"/>
        </w:numPr>
        <w:jc w:val="both"/>
        <w:rPr>
          <w:ins w:id="838" w:author="Kazy Nguyen" w:date="2018-05-13T15:34:00Z"/>
          <w:iCs/>
        </w:rPr>
      </w:pPr>
      <w:ins w:id="839" w:author="Kazy Nguyen" w:date="2018-05-13T15:34:00Z">
        <w:r w:rsidRPr="0072245C">
          <w:t>Maintain</w:t>
        </w:r>
        <w:r>
          <w:rPr>
            <w:iCs/>
          </w:rPr>
          <w:t xml:space="preserve"> a single source repository: all source of project need to be maintained and managed by source management tool – version control system. The main purpose of this practice is to manage whole project source in a repository. When a new member join team, he just need to clones this repository to his computer and work without any configuration else. The advantages of this step is reduce the effort to setup working environment for team member and unified source code in single place.</w:t>
        </w:r>
      </w:ins>
    </w:p>
    <w:p w:rsidR="00884637" w:rsidRDefault="00884637" w:rsidP="00884637">
      <w:pPr>
        <w:pStyle w:val="BodyText"/>
        <w:numPr>
          <w:ilvl w:val="0"/>
          <w:numId w:val="15"/>
        </w:numPr>
        <w:jc w:val="both"/>
        <w:rPr>
          <w:ins w:id="840" w:author="Kazy Nguyen" w:date="2018-05-13T15:34:00Z"/>
        </w:rPr>
      </w:pPr>
      <w:ins w:id="841" w:author="Kazy Nguyen" w:date="2018-05-13T15:34:00Z">
        <w:r w:rsidRPr="0072245C">
          <w:lastRenderedPageBreak/>
          <w:t>Automate</w:t>
        </w:r>
        <w:r>
          <w:rPr>
            <w:iCs/>
          </w:rPr>
          <w:t xml:space="preserve"> the build: </w:t>
        </w:r>
        <w:r>
          <w:t xml:space="preserve">Getting the sources turned into a running system can often be a complicated process – as Martin Fowler mentioned. To avoid risk for new members to running some new commands, clicking through some dialog boxes, there are some way to simplify this step like Ant for Java or </w:t>
        </w:r>
        <w:proofErr w:type="spellStart"/>
        <w:r>
          <w:t>MSBuild</w:t>
        </w:r>
        <w:proofErr w:type="spellEnd"/>
        <w:r>
          <w:t xml:space="preserve"> for .Net. The target is that everyone new using clean machine should be able to build the sources code into a running application.</w:t>
        </w:r>
      </w:ins>
    </w:p>
    <w:p w:rsidR="00884637" w:rsidRDefault="00884637" w:rsidP="00884637">
      <w:pPr>
        <w:pStyle w:val="BodyText"/>
        <w:numPr>
          <w:ilvl w:val="0"/>
          <w:numId w:val="15"/>
        </w:numPr>
        <w:jc w:val="both"/>
        <w:rPr>
          <w:ins w:id="842" w:author="Kazy Nguyen" w:date="2018-05-13T15:34:00Z"/>
        </w:rPr>
      </w:pPr>
      <w:ins w:id="843" w:author="Kazy Nguyen" w:date="2018-05-13T15:34:00Z">
        <w:r>
          <w:t>Make your build self-testing: Traditionally, a build includes compiling, linking and a ton of things required to get a program to execute. Although running through all step needed, it doesn’t mean that program working well. To reduce the effort to checking the system and make sure the system running well, these should have a process to test the source code checked in every time. And this step better should be automated trigger.</w:t>
        </w:r>
      </w:ins>
    </w:p>
    <w:p w:rsidR="00884637" w:rsidRDefault="00884637" w:rsidP="00884637">
      <w:pPr>
        <w:pStyle w:val="BodyText"/>
        <w:numPr>
          <w:ilvl w:val="0"/>
          <w:numId w:val="15"/>
        </w:numPr>
        <w:jc w:val="both"/>
        <w:rPr>
          <w:ins w:id="844" w:author="Kazy Nguyen" w:date="2018-05-13T15:34:00Z"/>
        </w:rPr>
      </w:pPr>
      <w:ins w:id="845" w:author="Kazy Nguyen" w:date="2018-05-13T15:34:00Z">
        <w:r>
          <w:t xml:space="preserve">Everyone commits to the mainline every day. This statement is self-describe. The mainline of repository better be as latest as possible. The advantages are helping new members have a latest repository, and reduce the risk to losing code. </w:t>
        </w:r>
      </w:ins>
    </w:p>
    <w:p w:rsidR="00884637" w:rsidRDefault="00884637" w:rsidP="00884637">
      <w:pPr>
        <w:pStyle w:val="BodyText"/>
        <w:numPr>
          <w:ilvl w:val="0"/>
          <w:numId w:val="15"/>
        </w:numPr>
        <w:jc w:val="both"/>
        <w:rPr>
          <w:ins w:id="846" w:author="Kazy Nguyen" w:date="2018-05-13T15:34:00Z"/>
        </w:rPr>
      </w:pPr>
      <w:ins w:id="847" w:author="Kazy Nguyen" w:date="2018-05-13T15:34:00Z">
        <w:r>
          <w:t>Every commit should build the mainline on an Integration machine. The mainline of repository should be consider like the mainline of project. The team member, who commits the last change need to be sure that the mainline on Integration machine was built successfully. Otherwise, this man should take responsibility to fix incase the build fail. The advantages of this statement is in any time, the project is ready for deploy (for Continuous Deployment) and there are always have an in charge person, who has responsibility for the successfully of the build.</w:t>
        </w:r>
      </w:ins>
    </w:p>
    <w:p w:rsidR="00884637" w:rsidRDefault="00884637" w:rsidP="00884637">
      <w:pPr>
        <w:pStyle w:val="BodyText"/>
        <w:numPr>
          <w:ilvl w:val="0"/>
          <w:numId w:val="15"/>
        </w:numPr>
        <w:jc w:val="both"/>
        <w:rPr>
          <w:ins w:id="848" w:author="Kazy Nguyen" w:date="2018-05-13T15:34:00Z"/>
        </w:rPr>
      </w:pPr>
      <w:ins w:id="849" w:author="Kazy Nguyen" w:date="2018-05-13T15:34:00Z">
        <w:r>
          <w:t>Fix broken build immediately: The broken build prevents project to have a successfully deployment. The one, who committed the change should fix the build right after received the broken build alert to make sure, there are always have a successfully build in system. Nowadays, team member can configure the CICD system (like Jenkin) to ignore the merge of broken build branch to master branch.</w:t>
        </w:r>
      </w:ins>
    </w:p>
    <w:p w:rsidR="00884637" w:rsidRDefault="00884637" w:rsidP="00884637">
      <w:pPr>
        <w:pStyle w:val="BodyText"/>
        <w:numPr>
          <w:ilvl w:val="0"/>
          <w:numId w:val="15"/>
        </w:numPr>
        <w:jc w:val="both"/>
        <w:rPr>
          <w:ins w:id="850" w:author="Kazy Nguyen" w:date="2018-05-13T15:34:00Z"/>
        </w:rPr>
      </w:pPr>
      <w:ins w:id="851" w:author="Kazy Nguyen" w:date="2018-05-13T15:34:00Z">
        <w:r>
          <w:t xml:space="preserve">Keep the build fast. The main idea of CICD is provide a rapid feedback system. If a build takes a long time, it’s not a rapid feedback system anymore. As Martin Fowler said: </w:t>
        </w:r>
        <w:r>
          <w:lastRenderedPageBreak/>
          <w:t>Nothing sucks the blood of a CI activity more than a build that takes a long time. Almost teams agreed that the build should finish around 10 minutes. It makes sure that every team member doesn’t need to wait a build for too long, and people can work on the latest code with confidence.</w:t>
        </w:r>
      </w:ins>
    </w:p>
    <w:p w:rsidR="00884637" w:rsidRDefault="00884637" w:rsidP="00884637">
      <w:pPr>
        <w:pStyle w:val="BodyText"/>
        <w:numPr>
          <w:ilvl w:val="0"/>
          <w:numId w:val="15"/>
        </w:numPr>
        <w:jc w:val="both"/>
        <w:rPr>
          <w:ins w:id="852" w:author="Kazy Nguyen" w:date="2018-05-13T15:34:00Z"/>
        </w:rPr>
      </w:pPr>
      <w:ins w:id="853" w:author="Kazy Nguyen" w:date="2018-05-13T15:34:00Z">
        <w:r>
          <w:t xml:space="preserve">Test in a clone of the Production environment. The point of testing is to find out the issues of system before deploy to the Production, and make sure the Production working well with new changes. Therefor this is necessary to test all functions in same environment as Production environment. </w:t>
        </w:r>
      </w:ins>
    </w:p>
    <w:p w:rsidR="00884637" w:rsidRDefault="00884637" w:rsidP="00884637">
      <w:pPr>
        <w:pStyle w:val="BodyText"/>
        <w:numPr>
          <w:ilvl w:val="0"/>
          <w:numId w:val="15"/>
        </w:numPr>
        <w:jc w:val="both"/>
        <w:rPr>
          <w:ins w:id="854" w:author="Kazy Nguyen" w:date="2018-05-13T15:34:00Z"/>
        </w:rPr>
      </w:pPr>
      <w:ins w:id="855" w:author="Kazy Nguyen" w:date="2018-05-13T15:34:00Z">
        <w:r>
          <w:t>Make it easy for anyone to get the latest executable. As Fowler mentioned, one of the hardest part in Software development is make sure the software released by development team is the right thing customer want. To achieved it, all people in team should be able to get the latest executable and run it for demonstration, testing or just viewing.</w:t>
        </w:r>
      </w:ins>
    </w:p>
    <w:p w:rsidR="00884637" w:rsidRDefault="00884637" w:rsidP="00884637">
      <w:pPr>
        <w:pStyle w:val="BodyText"/>
        <w:numPr>
          <w:ilvl w:val="0"/>
          <w:numId w:val="15"/>
        </w:numPr>
        <w:jc w:val="both"/>
        <w:rPr>
          <w:ins w:id="856" w:author="Kazy Nguyen" w:date="2018-05-13T15:34:00Z"/>
        </w:rPr>
      </w:pPr>
      <w:ins w:id="857" w:author="Kazy Nguyen" w:date="2018-05-13T15:34:00Z">
        <w:r>
          <w:t>Everyone can see what’s happening. Continuous Integration is just about communication. In another words, by Continuous Integration all software development team members can see what’s happening with project at this time. It can be the status of mainline, branches, or the changes that have been made to.</w:t>
        </w:r>
      </w:ins>
    </w:p>
    <w:p w:rsidR="00884637" w:rsidRDefault="00884637" w:rsidP="00884637">
      <w:pPr>
        <w:pStyle w:val="BodyText"/>
        <w:numPr>
          <w:ilvl w:val="0"/>
          <w:numId w:val="15"/>
        </w:numPr>
        <w:jc w:val="both"/>
        <w:rPr>
          <w:ins w:id="858" w:author="Kazy Nguyen" w:date="2018-05-13T15:34:00Z"/>
        </w:rPr>
      </w:pPr>
      <w:ins w:id="859" w:author="Kazy Nguyen" w:date="2018-05-13T15:34:00Z">
        <w:r>
          <w:t>Automate deployment. To do Continuous Integration, you will need multiple environments for: testing purpose, integration environment, automation testing purpose. Because you will need to change between these environments each day, so it’s important to have scripts to automate deploy the application easily.</w:t>
        </w:r>
      </w:ins>
    </w:p>
    <w:p w:rsidR="00884637" w:rsidRDefault="00884637" w:rsidP="00884637">
      <w:pPr>
        <w:pStyle w:val="Heading3"/>
        <w:jc w:val="both"/>
        <w:rPr>
          <w:ins w:id="860" w:author="Kazy Nguyen" w:date="2018-05-13T15:34:00Z"/>
        </w:rPr>
      </w:pPr>
      <w:bookmarkStart w:id="861" w:name="_Toc513984817"/>
      <w:ins w:id="862" w:author="Kazy Nguyen" w:date="2018-05-13T15:34:00Z">
        <w:r>
          <w:t>The benefit of Continuous Integration</w:t>
        </w:r>
        <w:bookmarkEnd w:id="861"/>
      </w:ins>
    </w:p>
    <w:p w:rsidR="00884637" w:rsidRDefault="00884637" w:rsidP="00884637">
      <w:pPr>
        <w:pStyle w:val="BodyText"/>
        <w:numPr>
          <w:ilvl w:val="0"/>
          <w:numId w:val="15"/>
        </w:numPr>
        <w:jc w:val="both"/>
        <w:rPr>
          <w:ins w:id="863" w:author="Kazy Nguyen" w:date="2018-05-13T15:34:00Z"/>
        </w:rPr>
      </w:pPr>
      <w:ins w:id="864" w:author="Kazy Nguyen" w:date="2018-05-13T15:34:00Z">
        <w:r>
          <w:t xml:space="preserve">Better project visibility: This is the greatest benefit of Continuous Integration. By CI, software development team member can observe the status of mainline and branches, what works, what doesn’t … which cannot in the past. </w:t>
        </w:r>
      </w:ins>
    </w:p>
    <w:p w:rsidR="00884637" w:rsidRDefault="00884637" w:rsidP="00884637">
      <w:pPr>
        <w:pStyle w:val="BodyText"/>
        <w:numPr>
          <w:ilvl w:val="0"/>
          <w:numId w:val="15"/>
        </w:numPr>
        <w:jc w:val="both"/>
        <w:rPr>
          <w:ins w:id="865" w:author="Kazy Nguyen" w:date="2018-05-13T15:34:00Z"/>
        </w:rPr>
      </w:pPr>
      <w:ins w:id="866" w:author="Kazy Nguyen" w:date="2018-05-13T15:34:00Z">
        <w:r>
          <w:t>Reduce risks: All test scripts can be configured to run after the changes committed. The result after test script run will be sent to in charged person or all development team member. Therefore, the risk of all defined test case will be reduced.</w:t>
        </w:r>
      </w:ins>
    </w:p>
    <w:p w:rsidR="00884637" w:rsidRDefault="00884637" w:rsidP="00884637">
      <w:pPr>
        <w:pStyle w:val="BodyText"/>
        <w:numPr>
          <w:ilvl w:val="0"/>
          <w:numId w:val="15"/>
        </w:numPr>
        <w:jc w:val="both"/>
        <w:rPr>
          <w:ins w:id="867" w:author="Kazy Nguyen" w:date="2018-05-13T15:34:00Z"/>
        </w:rPr>
      </w:pPr>
      <w:ins w:id="868" w:author="Kazy Nguyen" w:date="2018-05-13T15:34:00Z">
        <w:r w:rsidRPr="002417FD">
          <w:lastRenderedPageBreak/>
          <w:t>Reduction of repetitive manual processes</w:t>
        </w:r>
        <w:r>
          <w:t>: With Continuous Integration, the processed are automated and run without manually work. Software development team member can use scripts to deploy, Unit test scripts will be trigger right after the change committed… are one of many advantages come with Continuous Integration.</w:t>
        </w:r>
      </w:ins>
    </w:p>
    <w:p w:rsidR="00884637" w:rsidRPr="002417FD" w:rsidRDefault="00884637" w:rsidP="00884637">
      <w:pPr>
        <w:pStyle w:val="BodyText"/>
        <w:numPr>
          <w:ilvl w:val="0"/>
          <w:numId w:val="15"/>
        </w:numPr>
        <w:jc w:val="both"/>
        <w:rPr>
          <w:ins w:id="869" w:author="Kazy Nguyen" w:date="2018-05-13T15:34:00Z"/>
        </w:rPr>
      </w:pPr>
      <w:ins w:id="870" w:author="Kazy Nguyen" w:date="2018-05-13T15:34:00Z">
        <w:r>
          <w:t>Deployable build: With a token, it’s possible to release deployable software anytime.</w:t>
        </w:r>
      </w:ins>
    </w:p>
    <w:p w:rsidR="00884637" w:rsidRPr="008B6984" w:rsidRDefault="00884637" w:rsidP="00884637">
      <w:pPr>
        <w:pStyle w:val="Heading2"/>
        <w:jc w:val="both"/>
        <w:rPr>
          <w:ins w:id="871" w:author="Kazy Nguyen" w:date="2018-05-13T15:34:00Z"/>
        </w:rPr>
      </w:pPr>
      <w:bookmarkStart w:id="872" w:name="_Toc513984818"/>
      <w:ins w:id="873" w:author="Kazy Nguyen" w:date="2018-05-13T15:34:00Z">
        <w:r>
          <w:t>Continuous Delivery</w:t>
        </w:r>
        <w:bookmarkEnd w:id="872"/>
      </w:ins>
    </w:p>
    <w:p w:rsidR="00884637" w:rsidRPr="000B397C" w:rsidRDefault="00884637" w:rsidP="00884637">
      <w:pPr>
        <w:pStyle w:val="BodyText"/>
        <w:jc w:val="both"/>
        <w:rPr>
          <w:ins w:id="874" w:author="Kazy Nguyen" w:date="2018-05-13T15:34:00Z"/>
        </w:rPr>
      </w:pPr>
      <w:ins w:id="875" w:author="Kazy Nguyen" w:date="2018-05-13T15:34:00Z">
        <w:r w:rsidRPr="000B397C">
          <w:t xml:space="preserve">Continuous </w:t>
        </w:r>
        <w:r>
          <w:t xml:space="preserve">Delivery is a familiar concept with Software development team using Agile methodology. Continuous Delivery builds on Continuous Integration and along with Continuous Integration. After the change is committed (Software development team checked in some change), Continuous Integration server (E.g.: Jenkins) runs several test process like Unit test or Integration test to ensure that the code is working well and align with coding rule/coding convention, defined by Software development team. After passed all existing testing process, the code change will be sent to staging environment for deployment. </w:t>
        </w:r>
      </w:ins>
    </w:p>
    <w:p w:rsidR="00884637" w:rsidRPr="008B6984" w:rsidRDefault="00884637" w:rsidP="00884637">
      <w:pPr>
        <w:pStyle w:val="Heading2"/>
        <w:jc w:val="both"/>
        <w:rPr>
          <w:ins w:id="876" w:author="Kazy Nguyen" w:date="2018-05-13T15:34:00Z"/>
        </w:rPr>
      </w:pPr>
      <w:bookmarkStart w:id="877" w:name="_Toc513984819"/>
      <w:ins w:id="878" w:author="Kazy Nguyen" w:date="2018-05-13T15:34:00Z">
        <w:r>
          <w:t>Automation Testing</w:t>
        </w:r>
        <w:bookmarkEnd w:id="877"/>
      </w:ins>
    </w:p>
    <w:p w:rsidR="00884637" w:rsidRDefault="00884637" w:rsidP="00884637">
      <w:pPr>
        <w:pStyle w:val="BodyText"/>
        <w:jc w:val="both"/>
        <w:rPr>
          <w:ins w:id="879" w:author="Kazy Nguyen" w:date="2018-05-13T15:34:00Z"/>
        </w:rPr>
      </w:pPr>
      <w:ins w:id="880" w:author="Kazy Nguyen" w:date="2018-05-13T15:34:00Z">
        <w:r>
          <w:t xml:space="preserve">Automation testing is a process in CICD. In this process, the changing code will be tested by several tools/frameworks like Jasmine/Karma Test (for JavaScript language), JUnit (for Java language), </w:t>
        </w:r>
        <w:proofErr w:type="spellStart"/>
        <w:r>
          <w:t>Watir</w:t>
        </w:r>
        <w:proofErr w:type="spellEnd"/>
        <w:r>
          <w:t xml:space="preserve"> (for Ruby language) … The Testing tool/framework depends on development language. </w:t>
        </w:r>
      </w:ins>
    </w:p>
    <w:p w:rsidR="00884637" w:rsidRDefault="00884637" w:rsidP="00884637">
      <w:pPr>
        <w:pStyle w:val="BodyText"/>
        <w:jc w:val="both"/>
        <w:rPr>
          <w:ins w:id="881" w:author="Kazy Nguyen" w:date="2018-05-13T15:34:00Z"/>
        </w:rPr>
      </w:pPr>
      <w:ins w:id="882" w:author="Kazy Nguyen" w:date="2018-05-13T15:34:00Z">
        <w:r>
          <w:t>This process ensures that all changing source code will be working well with current system and follow all coding rule/coding convention defined by Software development team.</w:t>
        </w:r>
      </w:ins>
    </w:p>
    <w:p w:rsidR="00884637" w:rsidRDefault="00884637" w:rsidP="00884637">
      <w:pPr>
        <w:pStyle w:val="BodyText"/>
        <w:jc w:val="both"/>
        <w:rPr>
          <w:ins w:id="883" w:author="Kazy Nguyen" w:date="2018-05-13T15:34:00Z"/>
        </w:rPr>
      </w:pPr>
      <w:ins w:id="884" w:author="Kazy Nguyen" w:date="2018-05-13T15:34:00Z">
        <w:r>
          <w:rPr>
            <w:noProof/>
            <w:lang w:eastAsia="en-US"/>
          </w:rPr>
          <w:lastRenderedPageBreak/>
          <w:drawing>
            <wp:inline distT="0" distB="0" distL="0" distR="0" wp14:anchorId="1853E2AB" wp14:editId="652B8499">
              <wp:extent cx="5877560" cy="4164965"/>
              <wp:effectExtent l="0" t="0" r="0" b="0"/>
              <wp:docPr id="35" name="Picture 35" descr="1*HncwcxDa_pXORBx4IEG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HncwcxDa_pXORBx4IEGty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4164965"/>
                      </a:xfrm>
                      <a:prstGeom prst="rect">
                        <a:avLst/>
                      </a:prstGeom>
                      <a:noFill/>
                      <a:ln>
                        <a:noFill/>
                      </a:ln>
                    </pic:spPr>
                  </pic:pic>
                </a:graphicData>
              </a:graphic>
            </wp:inline>
          </w:drawing>
        </w:r>
      </w:ins>
    </w:p>
    <w:p w:rsidR="00884637" w:rsidRPr="000B397C" w:rsidDel="002573E3" w:rsidRDefault="00884637">
      <w:pPr>
        <w:pStyle w:val="BodyText"/>
        <w:keepNext/>
        <w:jc w:val="both"/>
        <w:rPr>
          <w:ins w:id="885" w:author="Kazy Nguyen" w:date="2018-05-13T15:34:00Z"/>
          <w:del w:id="886" w:author="Kazy Nguyen" w:date="2018-05-12T18:04:00Z"/>
        </w:rPr>
        <w:pPrChange w:id="887" w:author="Kazy Nguyen" w:date="2018-05-12T18:04:00Z">
          <w:pPr>
            <w:pStyle w:val="BodyText"/>
            <w:jc w:val="both"/>
          </w:pPr>
        </w:pPrChange>
      </w:pPr>
      <w:ins w:id="888" w:author="Kazy Nguyen" w:date="2018-05-13T15:34:00Z">
        <w:del w:id="889" w:author="Kazy Nguyen" w:date="2018-05-12T18:04:00Z">
          <w:r w:rsidDel="002573E3">
            <w:delText>Figure 2.4: Some Automation Testing frameworks</w:delText>
          </w:r>
        </w:del>
      </w:ins>
    </w:p>
    <w:p w:rsidR="00884637" w:rsidRDefault="00884637">
      <w:pPr>
        <w:pStyle w:val="Caption"/>
        <w:jc w:val="both"/>
        <w:rPr>
          <w:ins w:id="890" w:author="Kazy Nguyen" w:date="2018-05-13T15:34:00Z"/>
        </w:rPr>
        <w:pPrChange w:id="891" w:author="Kazy Nguyen" w:date="2018-05-12T18:04:00Z">
          <w:pPr>
            <w:pStyle w:val="Caption"/>
          </w:pPr>
        </w:pPrChange>
      </w:pPr>
      <w:bookmarkStart w:id="892" w:name="_Toc513911670"/>
      <w:ins w:id="893" w:author="Kazy Nguyen" w:date="2018-05-13T15:34:00Z">
        <w:r>
          <w:t xml:space="preserve">Figure </w:t>
        </w:r>
        <w:r>
          <w:fldChar w:fldCharType="begin"/>
        </w:r>
        <w:r>
          <w:instrText xml:space="preserve"> SEQ Figure \* ARABIC </w:instrText>
        </w:r>
        <w:r>
          <w:fldChar w:fldCharType="separate"/>
        </w:r>
        <w:r>
          <w:rPr>
            <w:noProof/>
          </w:rPr>
          <w:t>6</w:t>
        </w:r>
        <w:r>
          <w:fldChar w:fldCharType="end"/>
        </w:r>
        <w:r>
          <w:t xml:space="preserve"> - Comparison of some </w:t>
        </w:r>
        <w:r w:rsidRPr="002F57CE">
          <w:t>Automation Testing frameworks</w:t>
        </w:r>
        <w:bookmarkEnd w:id="892"/>
      </w:ins>
    </w:p>
    <w:p w:rsidR="00884637" w:rsidRPr="008B6984" w:rsidRDefault="00884637" w:rsidP="00884637">
      <w:pPr>
        <w:pStyle w:val="Heading2"/>
        <w:jc w:val="both"/>
        <w:rPr>
          <w:ins w:id="894" w:author="Kazy Nguyen" w:date="2018-05-13T15:34:00Z"/>
        </w:rPr>
      </w:pPr>
      <w:bookmarkStart w:id="895" w:name="_Toc513984820"/>
      <w:ins w:id="896" w:author="Kazy Nguyen" w:date="2018-05-13T15:34:00Z">
        <w:r>
          <w:t>Cloud Infrastructure</w:t>
        </w:r>
        <w:bookmarkEnd w:id="895"/>
      </w:ins>
    </w:p>
    <w:p w:rsidR="00884637" w:rsidRDefault="00884637" w:rsidP="00884637">
      <w:pPr>
        <w:pStyle w:val="BodyText"/>
        <w:jc w:val="both"/>
        <w:rPr>
          <w:ins w:id="897" w:author="Kazy Nguyen" w:date="2018-05-13T15:34:00Z"/>
          <w:color w:val="FF0000"/>
        </w:rPr>
      </w:pPr>
      <w:ins w:id="898" w:author="Kazy Nguyen" w:date="2018-05-13T15:34:00Z">
        <w:r w:rsidRPr="00B532F2">
          <w:rPr>
            <w:color w:val="FF0000"/>
          </w:rPr>
          <w:t>*</w:t>
        </w:r>
        <w:r w:rsidRPr="003243D1">
          <w:rPr>
            <w:color w:val="FF0000"/>
          </w:rPr>
          <w:t xml:space="preserve"> </w:t>
        </w:r>
        <w:proofErr w:type="spellStart"/>
        <w:r>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2"/>
        <w:jc w:val="both"/>
        <w:rPr>
          <w:ins w:id="899" w:author="Kazy Nguyen" w:date="2018-05-13T15:34:00Z"/>
        </w:rPr>
      </w:pPr>
      <w:bookmarkStart w:id="900" w:name="_Toc513984821"/>
      <w:ins w:id="901" w:author="Kazy Nguyen" w:date="2018-05-13T15:34:00Z">
        <w:r>
          <w:t>Configuration Management</w:t>
        </w:r>
        <w:bookmarkEnd w:id="900"/>
      </w:ins>
    </w:p>
    <w:p w:rsidR="00884637" w:rsidRDefault="00884637" w:rsidP="00884637">
      <w:pPr>
        <w:pStyle w:val="BodyText"/>
        <w:jc w:val="both"/>
        <w:rPr>
          <w:ins w:id="902" w:author="Kazy Nguyen" w:date="2018-05-13T15:34:00Z"/>
          <w:color w:val="FF0000"/>
        </w:rPr>
      </w:pPr>
      <w:ins w:id="903" w:author="Kazy Nguyen" w:date="2018-05-13T15:34:00Z">
        <w:r w:rsidRPr="00B532F2">
          <w:rPr>
            <w:color w:val="FF0000"/>
          </w:rPr>
          <w:t>*</w:t>
        </w:r>
        <w:r w:rsidRPr="003243D1">
          <w:rPr>
            <w:color w:val="FF0000"/>
          </w:rPr>
          <w:t xml:space="preserve"> </w:t>
        </w:r>
        <w:proofErr w:type="spellStart"/>
        <w:r>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4A1AC3" w:rsidRDefault="00884637" w:rsidP="00884637">
      <w:pPr>
        <w:pStyle w:val="BodyText"/>
        <w:jc w:val="both"/>
        <w:rPr>
          <w:ins w:id="904" w:author="Kazy Nguyen" w:date="2018-05-13T15:34:00Z"/>
        </w:rPr>
      </w:pPr>
      <w:ins w:id="905" w:author="Kazy Nguyen" w:date="2018-05-13T15:34:00Z">
        <w:r w:rsidRPr="004A1AC3">
          <w:t>Configuration Management, or Software Configuration Management</w:t>
        </w:r>
        <w:r>
          <w:t xml:space="preserve"> is a </w:t>
        </w:r>
      </w:ins>
    </w:p>
    <w:p w:rsidR="00884637" w:rsidRPr="008B6984" w:rsidRDefault="00884637" w:rsidP="00884637">
      <w:pPr>
        <w:pStyle w:val="Heading2"/>
        <w:jc w:val="both"/>
        <w:rPr>
          <w:ins w:id="906" w:author="Kazy Nguyen" w:date="2018-05-13T15:34:00Z"/>
        </w:rPr>
      </w:pPr>
      <w:bookmarkStart w:id="907" w:name="_Toc513984822"/>
      <w:ins w:id="908" w:author="Kazy Nguyen" w:date="2018-05-13T15:34:00Z">
        <w:r>
          <w:t>Common pitfall of CICD</w:t>
        </w:r>
        <w:bookmarkEnd w:id="907"/>
      </w:ins>
    </w:p>
    <w:p w:rsidR="00884637" w:rsidRDefault="00884637" w:rsidP="00884637">
      <w:pPr>
        <w:pStyle w:val="BodyText"/>
        <w:jc w:val="both"/>
        <w:rPr>
          <w:ins w:id="909" w:author="Kazy Nguyen" w:date="2018-05-13T15:34:00Z"/>
          <w:color w:val="FF0000"/>
        </w:rPr>
      </w:pPr>
      <w:ins w:id="910"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CF700C" w:rsidRDefault="00884637" w:rsidP="00884637">
      <w:pPr>
        <w:jc w:val="both"/>
        <w:rPr>
          <w:ins w:id="911" w:author="Kazy Nguyen" w:date="2018-05-13T15:34:00Z"/>
        </w:rPr>
      </w:pPr>
      <w:ins w:id="912" w:author="Kazy Nguyen" w:date="2018-05-13T15:34:00Z">
        <w:r>
          <w:lastRenderedPageBreak/>
          <w:t>Five activities make DevO</w:t>
        </w:r>
        <w:r w:rsidRPr="00CF700C">
          <w:t xml:space="preserve">ps </w:t>
        </w:r>
        <w:r>
          <w:t>are</w:t>
        </w:r>
        <w:r w:rsidRPr="00CF700C">
          <w:t>: continuous integration, continuous delivery, cloud infrastructure, test automation, and configuration management.</w:t>
        </w:r>
      </w:ins>
    </w:p>
    <w:p w:rsidR="00884637" w:rsidRPr="00B532F2" w:rsidRDefault="00884637" w:rsidP="00884637">
      <w:pPr>
        <w:pStyle w:val="BodyText"/>
        <w:jc w:val="both"/>
        <w:rPr>
          <w:ins w:id="913" w:author="Kazy Nguyen" w:date="2018-05-13T15:34:00Z"/>
          <w:color w:val="FF0000"/>
        </w:rPr>
      </w:pPr>
    </w:p>
    <w:p w:rsidR="00884637" w:rsidRDefault="00884637" w:rsidP="00884637">
      <w:pPr>
        <w:pStyle w:val="chapternum"/>
        <w:rPr>
          <w:ins w:id="914" w:author="Kazy Nguyen" w:date="2018-05-13T15:34:00Z"/>
        </w:rPr>
      </w:pPr>
      <w:ins w:id="915" w:author="Kazy Nguyen" w:date="2018-05-13T15:34:00Z">
        <w:r>
          <w:lastRenderedPageBreak/>
          <w:br/>
        </w:r>
        <w:bookmarkStart w:id="916" w:name="_Toc513984823"/>
        <w:r>
          <w:t>Integration Process</w:t>
        </w:r>
        <w:bookmarkEnd w:id="916"/>
      </w:ins>
    </w:p>
    <w:p w:rsidR="00884637" w:rsidRDefault="00884637" w:rsidP="00884637">
      <w:pPr>
        <w:jc w:val="both"/>
        <w:rPr>
          <w:ins w:id="917" w:author="Kazy Nguyen" w:date="2018-05-13T15:34:00Z"/>
        </w:rPr>
      </w:pPr>
      <w:ins w:id="918" w:author="Kazy Nguyen" w:date="2018-05-13T15:34:00Z">
        <w:r>
          <w:t>The Integration Process chapter is aim to …</w:t>
        </w:r>
      </w:ins>
    </w:p>
    <w:p w:rsidR="00884637" w:rsidRDefault="00884637" w:rsidP="00884637">
      <w:pPr>
        <w:pStyle w:val="Heading1"/>
        <w:jc w:val="both"/>
        <w:rPr>
          <w:ins w:id="919" w:author="Kazy Nguyen" w:date="2018-05-13T15:34:00Z"/>
        </w:rPr>
      </w:pPr>
      <w:bookmarkStart w:id="920" w:name="_Toc513984824"/>
      <w:ins w:id="921" w:author="Kazy Nguyen" w:date="2018-05-13T15:34:00Z">
        <w:r>
          <w:t>Integration Process</w:t>
        </w:r>
        <w:bookmarkEnd w:id="920"/>
        <w:r>
          <w:t xml:space="preserve"> </w:t>
        </w:r>
      </w:ins>
    </w:p>
    <w:p w:rsidR="00884637" w:rsidRPr="00D46648" w:rsidRDefault="00884637" w:rsidP="00884637">
      <w:pPr>
        <w:pStyle w:val="NormalWeb"/>
        <w:shd w:val="clear" w:color="auto" w:fill="FFFFFF"/>
        <w:spacing w:before="0" w:after="150" w:line="420" w:lineRule="atLeast"/>
        <w:jc w:val="both"/>
        <w:rPr>
          <w:ins w:id="922" w:author="Kazy Nguyen" w:date="2018-05-13T15:34:00Z"/>
          <w:rFonts w:ascii="URWPalladioL-Roma" w:hAnsi="URWPalladioL-Roma" w:cs="URWPalladioL-Roma"/>
          <w:color w:val="000000"/>
          <w:sz w:val="22"/>
          <w:szCs w:val="22"/>
          <w:lang w:eastAsia="ja-JP"/>
        </w:rPr>
      </w:pPr>
      <w:ins w:id="923" w:author="Kazy Nguyen" w:date="2018-05-13T15:34:00Z">
        <w:r w:rsidRPr="00DA1515">
          <w:rPr>
            <w:lang w:eastAsia="ja-JP"/>
          </w:rPr>
          <w:t>System integration is defined in engineering as the process of bringing together the component sub-systems into one system (an aggregation of subsystems cooperating so that the system is able to deliver the overarching functionality) and ensuring that the subsystems function together as a system, and in information technology as the process of linking together different computing systems and software applications physically or functionally, to act as a coordinated whole.</w:t>
        </w:r>
      </w:ins>
    </w:p>
    <w:p w:rsidR="00884637" w:rsidRPr="00DA1515" w:rsidRDefault="00884637" w:rsidP="00884637">
      <w:pPr>
        <w:pStyle w:val="NormalWeb"/>
        <w:shd w:val="clear" w:color="auto" w:fill="FFFFFF"/>
        <w:spacing w:before="0" w:after="150" w:line="420" w:lineRule="atLeast"/>
        <w:jc w:val="both"/>
        <w:rPr>
          <w:ins w:id="924" w:author="Kazy Nguyen" w:date="2018-05-13T15:34:00Z"/>
          <w:lang w:eastAsia="ja-JP"/>
        </w:rPr>
      </w:pPr>
      <w:ins w:id="925" w:author="Kazy Nguyen" w:date="2018-05-13T15:34:00Z">
        <w:r w:rsidRPr="00DA1515">
          <w:rPr>
            <w:lang w:eastAsia="ja-JP"/>
          </w:rPr>
          <w:t>Continuous Integration process starts with a committing source code. Software development team member commits their source code to their Virtual SourceSafe server. Based on their changes, the Continuous Integration server will trigger a build. The process will be:</w:t>
        </w:r>
      </w:ins>
    </w:p>
    <w:p w:rsidR="00884637" w:rsidRPr="00DA1515" w:rsidRDefault="00884637" w:rsidP="00884637">
      <w:pPr>
        <w:pStyle w:val="NormalWeb"/>
        <w:numPr>
          <w:ilvl w:val="0"/>
          <w:numId w:val="30"/>
        </w:numPr>
        <w:shd w:val="clear" w:color="auto" w:fill="FFFFFF"/>
        <w:spacing w:before="0" w:after="150" w:line="420" w:lineRule="atLeast"/>
        <w:jc w:val="both"/>
        <w:rPr>
          <w:ins w:id="926" w:author="Kazy Nguyen" w:date="2018-05-13T15:34:00Z"/>
          <w:lang w:eastAsia="ja-JP"/>
        </w:rPr>
      </w:pPr>
      <w:ins w:id="927" w:author="Kazy Nguyen" w:date="2018-05-13T15:34:00Z">
        <w:r w:rsidRPr="00DA1515">
          <w:rPr>
            <w:lang w:eastAsia="ja-JP"/>
          </w:rPr>
          <w:t>Source code compilation</w:t>
        </w:r>
      </w:ins>
    </w:p>
    <w:p w:rsidR="00884637" w:rsidRPr="00DA1515" w:rsidRDefault="00884637" w:rsidP="00884637">
      <w:pPr>
        <w:pStyle w:val="NormalWeb"/>
        <w:numPr>
          <w:ilvl w:val="0"/>
          <w:numId w:val="30"/>
        </w:numPr>
        <w:shd w:val="clear" w:color="auto" w:fill="FFFFFF"/>
        <w:spacing w:before="0" w:after="150" w:line="420" w:lineRule="atLeast"/>
        <w:jc w:val="both"/>
        <w:rPr>
          <w:ins w:id="928" w:author="Kazy Nguyen" w:date="2018-05-13T15:34:00Z"/>
          <w:lang w:eastAsia="ja-JP"/>
        </w:rPr>
      </w:pPr>
      <w:ins w:id="929" w:author="Kazy Nguyen" w:date="2018-05-13T15:34:00Z">
        <w:r w:rsidRPr="00DA1515">
          <w:rPr>
            <w:lang w:eastAsia="ja-JP"/>
          </w:rPr>
          <w:t>Code inspections</w:t>
        </w:r>
      </w:ins>
    </w:p>
    <w:p w:rsidR="00884637" w:rsidRPr="00DA1515" w:rsidRDefault="00884637" w:rsidP="00884637">
      <w:pPr>
        <w:pStyle w:val="NormalWeb"/>
        <w:numPr>
          <w:ilvl w:val="1"/>
          <w:numId w:val="30"/>
        </w:numPr>
        <w:shd w:val="clear" w:color="auto" w:fill="FFFFFF"/>
        <w:spacing w:before="0" w:after="150" w:line="420" w:lineRule="atLeast"/>
        <w:jc w:val="both"/>
        <w:rPr>
          <w:ins w:id="930" w:author="Kazy Nguyen" w:date="2018-05-13T15:34:00Z"/>
          <w:lang w:eastAsia="ja-JP"/>
        </w:rPr>
      </w:pPr>
      <w:ins w:id="931" w:author="Kazy Nguyen" w:date="2018-05-13T15:34:00Z">
        <w:r w:rsidRPr="00DA1515">
          <w:rPr>
            <w:lang w:eastAsia="ja-JP"/>
          </w:rPr>
          <w:t>Sonarqube scanning (if existed)</w:t>
        </w:r>
      </w:ins>
    </w:p>
    <w:p w:rsidR="00884637" w:rsidRPr="00DA1515" w:rsidRDefault="00884637" w:rsidP="00884637">
      <w:pPr>
        <w:pStyle w:val="NormalWeb"/>
        <w:numPr>
          <w:ilvl w:val="1"/>
          <w:numId w:val="30"/>
        </w:numPr>
        <w:shd w:val="clear" w:color="auto" w:fill="FFFFFF"/>
        <w:spacing w:before="0" w:after="150" w:line="420" w:lineRule="atLeast"/>
        <w:jc w:val="both"/>
        <w:rPr>
          <w:ins w:id="932" w:author="Kazy Nguyen" w:date="2018-05-13T15:34:00Z"/>
          <w:lang w:eastAsia="ja-JP"/>
        </w:rPr>
      </w:pPr>
      <w:ins w:id="933" w:author="Kazy Nguyen" w:date="2018-05-13T15:34:00Z">
        <w:r w:rsidRPr="00DA1515">
          <w:rPr>
            <w:lang w:eastAsia="ja-JP"/>
          </w:rPr>
          <w:t>Unit test running (if existed)</w:t>
        </w:r>
      </w:ins>
    </w:p>
    <w:p w:rsidR="00884637" w:rsidRPr="00DA1515" w:rsidRDefault="00884637" w:rsidP="00884637">
      <w:pPr>
        <w:pStyle w:val="NormalWeb"/>
        <w:numPr>
          <w:ilvl w:val="1"/>
          <w:numId w:val="30"/>
        </w:numPr>
        <w:shd w:val="clear" w:color="auto" w:fill="FFFFFF"/>
        <w:spacing w:before="0" w:after="150" w:line="420" w:lineRule="atLeast"/>
        <w:jc w:val="both"/>
        <w:rPr>
          <w:ins w:id="934" w:author="Kazy Nguyen" w:date="2018-05-13T15:34:00Z"/>
          <w:lang w:eastAsia="ja-JP"/>
        </w:rPr>
      </w:pPr>
      <w:ins w:id="935" w:author="Kazy Nguyen" w:date="2018-05-13T15:34:00Z">
        <w:r w:rsidRPr="00DA1515">
          <w:rPr>
            <w:lang w:eastAsia="ja-JP"/>
          </w:rPr>
          <w:t>Automation test (if existed)</w:t>
        </w:r>
      </w:ins>
    </w:p>
    <w:p w:rsidR="00884637" w:rsidRPr="00DA1515" w:rsidRDefault="00884637" w:rsidP="00884637">
      <w:pPr>
        <w:pStyle w:val="NormalWeb"/>
        <w:numPr>
          <w:ilvl w:val="1"/>
          <w:numId w:val="30"/>
        </w:numPr>
        <w:shd w:val="clear" w:color="auto" w:fill="FFFFFF"/>
        <w:spacing w:before="0" w:after="150" w:line="420" w:lineRule="atLeast"/>
        <w:jc w:val="both"/>
        <w:rPr>
          <w:ins w:id="936" w:author="Kazy Nguyen" w:date="2018-05-13T15:34:00Z"/>
          <w:lang w:eastAsia="ja-JP"/>
        </w:rPr>
      </w:pPr>
      <w:ins w:id="937" w:author="Kazy Nguyen" w:date="2018-05-13T15:34:00Z">
        <w:r w:rsidRPr="00DA1515">
          <w:rPr>
            <w:lang w:eastAsia="ja-JP"/>
          </w:rPr>
          <w:t>Deployment (if existed)</w:t>
        </w:r>
      </w:ins>
    </w:p>
    <w:p w:rsidR="00884637" w:rsidRPr="008B6984" w:rsidRDefault="00884637" w:rsidP="00884637">
      <w:pPr>
        <w:pStyle w:val="Heading2"/>
        <w:jc w:val="both"/>
        <w:rPr>
          <w:ins w:id="938" w:author="Kazy Nguyen" w:date="2018-05-13T15:34:00Z"/>
        </w:rPr>
      </w:pPr>
      <w:bookmarkStart w:id="939" w:name="_Toc513984825"/>
      <w:ins w:id="940" w:author="Kazy Nguyen" w:date="2018-05-13T15:34:00Z">
        <w:r>
          <w:t>Source code compilation</w:t>
        </w:r>
        <w:bookmarkEnd w:id="939"/>
      </w:ins>
    </w:p>
    <w:p w:rsidR="00884637" w:rsidRPr="00DA1515" w:rsidRDefault="00884637" w:rsidP="00884637">
      <w:pPr>
        <w:pStyle w:val="NormalWeb"/>
        <w:shd w:val="clear" w:color="auto" w:fill="FFFFFF"/>
        <w:spacing w:before="0" w:after="150" w:line="420" w:lineRule="atLeast"/>
        <w:jc w:val="both"/>
        <w:rPr>
          <w:ins w:id="941" w:author="Kazy Nguyen" w:date="2018-05-13T15:34:00Z"/>
          <w:lang w:eastAsia="ja-JP"/>
        </w:rPr>
      </w:pPr>
      <w:ins w:id="942" w:author="Kazy Nguyen" w:date="2018-05-13T15:34:00Z">
        <w:r w:rsidRPr="00DA1515">
          <w:rPr>
            <w:lang w:eastAsia="ja-JP"/>
          </w:rPr>
          <w:t xml:space="preserve">Source code compilation is depending on the coding language. </w:t>
        </w:r>
      </w:ins>
    </w:p>
    <w:p w:rsidR="00884637" w:rsidRPr="00DA1515" w:rsidRDefault="00884637" w:rsidP="00884637">
      <w:pPr>
        <w:pStyle w:val="NormalWeb"/>
        <w:shd w:val="clear" w:color="auto" w:fill="FFFFFF"/>
        <w:spacing w:before="0" w:after="150" w:line="420" w:lineRule="atLeast"/>
        <w:jc w:val="both"/>
        <w:rPr>
          <w:ins w:id="943" w:author="Kazy Nguyen" w:date="2018-05-13T15:34:00Z"/>
          <w:lang w:eastAsia="ja-JP"/>
        </w:rPr>
      </w:pPr>
      <w:ins w:id="944" w:author="Kazy Nguyen" w:date="2018-05-13T15:34:00Z">
        <w:r w:rsidRPr="00DA1515">
          <w:rPr>
            <w:lang w:eastAsia="ja-JP"/>
          </w:rPr>
          <w:t xml:space="preserve">In some languages (E.g.: Typescript – with Angular 2 and upper in Frontend project), source code need to be compiled to web running language (E.g.: Typescript to JavaScript). </w:t>
        </w:r>
      </w:ins>
    </w:p>
    <w:p w:rsidR="00884637" w:rsidRPr="00DA1515" w:rsidRDefault="00884637" w:rsidP="00884637">
      <w:pPr>
        <w:pStyle w:val="NormalWeb"/>
        <w:shd w:val="clear" w:color="auto" w:fill="FFFFFF"/>
        <w:spacing w:before="0" w:after="150" w:line="420" w:lineRule="atLeast"/>
        <w:jc w:val="both"/>
        <w:rPr>
          <w:ins w:id="945" w:author="Kazy Nguyen" w:date="2018-05-13T15:34:00Z"/>
          <w:lang w:eastAsia="ja-JP"/>
        </w:rPr>
      </w:pPr>
      <w:ins w:id="946" w:author="Kazy Nguyen" w:date="2018-05-13T15:34:00Z">
        <w:r w:rsidRPr="00DA1515">
          <w:rPr>
            <w:lang w:eastAsia="ja-JP"/>
          </w:rPr>
          <w:t xml:space="preserve">However, some languages don’t need to be compiled (E.g.: PHP). Source files written in interpreted language and just need to be unzipped in the server. </w:t>
        </w:r>
      </w:ins>
    </w:p>
    <w:p w:rsidR="00884637" w:rsidRDefault="00884637" w:rsidP="00884637">
      <w:pPr>
        <w:pStyle w:val="Heading2"/>
        <w:jc w:val="both"/>
        <w:rPr>
          <w:ins w:id="947" w:author="Kazy Nguyen" w:date="2018-05-13T15:34:00Z"/>
        </w:rPr>
      </w:pPr>
      <w:bookmarkStart w:id="948" w:name="_Toc513984826"/>
      <w:ins w:id="949" w:author="Kazy Nguyen" w:date="2018-05-13T15:34:00Z">
        <w:r>
          <w:lastRenderedPageBreak/>
          <w:t>Code inspections</w:t>
        </w:r>
        <w:bookmarkEnd w:id="948"/>
      </w:ins>
    </w:p>
    <w:p w:rsidR="00884637" w:rsidRPr="00DA1515" w:rsidRDefault="00884637" w:rsidP="00884637">
      <w:pPr>
        <w:pStyle w:val="NormalWeb"/>
        <w:shd w:val="clear" w:color="auto" w:fill="FFFFFF"/>
        <w:spacing w:before="0" w:after="150" w:line="420" w:lineRule="atLeast"/>
        <w:jc w:val="both"/>
        <w:rPr>
          <w:ins w:id="950" w:author="Kazy Nguyen" w:date="2018-05-13T15:34:00Z"/>
          <w:lang w:eastAsia="ja-JP"/>
        </w:rPr>
      </w:pPr>
      <w:ins w:id="951" w:author="Kazy Nguyen" w:date="2018-05-13T15:34:00Z">
        <w:r w:rsidRPr="00DA1515">
          <w:rPr>
            <w:lang w:eastAsia="ja-JP"/>
          </w:rPr>
          <w:t>Code inspections is needed in model software development. It ensures that new code is written in right process and follow all rules pre-defined by Software development team.</w:t>
        </w:r>
      </w:ins>
    </w:p>
    <w:p w:rsidR="00884637" w:rsidRPr="00DA1515" w:rsidRDefault="00884637" w:rsidP="00884637">
      <w:pPr>
        <w:pStyle w:val="NormalWeb"/>
        <w:shd w:val="clear" w:color="auto" w:fill="FFFFFF"/>
        <w:spacing w:before="0" w:after="150" w:line="420" w:lineRule="atLeast"/>
        <w:jc w:val="both"/>
        <w:rPr>
          <w:ins w:id="952" w:author="Kazy Nguyen" w:date="2018-05-13T15:34:00Z"/>
          <w:lang w:eastAsia="ja-JP"/>
        </w:rPr>
      </w:pPr>
      <w:ins w:id="953" w:author="Kazy Nguyen" w:date="2018-05-13T15:34:00Z">
        <w:r w:rsidRPr="00DA1515">
          <w:rPr>
            <w:lang w:eastAsia="ja-JP"/>
          </w:rPr>
          <w:t>Nowadays, there are some popular tools support to Code inspection process like:</w:t>
        </w:r>
      </w:ins>
    </w:p>
    <w:p w:rsidR="00884637" w:rsidRDefault="00884637" w:rsidP="00884637">
      <w:pPr>
        <w:pStyle w:val="NormalWeb"/>
        <w:numPr>
          <w:ilvl w:val="0"/>
          <w:numId w:val="31"/>
        </w:numPr>
        <w:shd w:val="clear" w:color="auto" w:fill="FFFFFF"/>
        <w:spacing w:before="0" w:after="150" w:line="420" w:lineRule="atLeast"/>
        <w:jc w:val="both"/>
        <w:rPr>
          <w:ins w:id="954" w:author="Kazy Nguyen" w:date="2018-05-13T15:34:00Z"/>
          <w:lang w:eastAsia="ja-JP"/>
        </w:rPr>
      </w:pPr>
      <w:ins w:id="955" w:author="Kazy Nguyen" w:date="2018-05-13T15:34:00Z">
        <w:r>
          <w:rPr>
            <w:lang w:eastAsia="ja-JP"/>
          </w:rPr>
          <w:t xml:space="preserve">Sonarqube: </w:t>
        </w:r>
        <w:r w:rsidRPr="00862BAB">
          <w:rPr>
            <w:lang w:eastAsia="ja-JP"/>
          </w:rPr>
          <w:t>SonarQube provides the capability to not only show health of an application but also to highlight issues newly introduced. With a Quality Gate in place, you can fix the leak and therefore improve code quality systematically.</w:t>
        </w:r>
      </w:ins>
    </w:p>
    <w:p w:rsidR="00884637" w:rsidRDefault="00884637" w:rsidP="00884637">
      <w:pPr>
        <w:pStyle w:val="NormalWeb"/>
        <w:numPr>
          <w:ilvl w:val="0"/>
          <w:numId w:val="31"/>
        </w:numPr>
        <w:shd w:val="clear" w:color="auto" w:fill="FFFFFF"/>
        <w:spacing w:before="0" w:after="150" w:line="420" w:lineRule="atLeast"/>
        <w:jc w:val="both"/>
        <w:rPr>
          <w:ins w:id="956" w:author="Kazy Nguyen" w:date="2018-05-13T15:34:00Z"/>
          <w:lang w:eastAsia="ja-JP"/>
        </w:rPr>
      </w:pPr>
      <w:ins w:id="957" w:author="Kazy Nguyen" w:date="2018-05-13T15:34:00Z">
        <w:r>
          <w:rPr>
            <w:lang w:eastAsia="ja-JP"/>
          </w:rPr>
          <w:t>Jasmine/Karma test: Karma test support Frontend project (like Angular) to perform unit testing on CICD. Software development team can use Karma to support TDD process.</w:t>
        </w:r>
      </w:ins>
    </w:p>
    <w:p w:rsidR="00884637" w:rsidRDefault="00884637" w:rsidP="00884637">
      <w:pPr>
        <w:pStyle w:val="NormalWeb"/>
        <w:numPr>
          <w:ilvl w:val="0"/>
          <w:numId w:val="31"/>
        </w:numPr>
        <w:shd w:val="clear" w:color="auto" w:fill="FFFFFF"/>
        <w:spacing w:before="0" w:after="150" w:line="420" w:lineRule="atLeast"/>
        <w:jc w:val="both"/>
        <w:rPr>
          <w:ins w:id="958" w:author="Kazy Nguyen" w:date="2018-05-13T15:34:00Z"/>
          <w:lang w:eastAsia="ja-JP"/>
        </w:rPr>
      </w:pPr>
      <w:ins w:id="959" w:author="Kazy Nguyen" w:date="2018-05-13T15:34:00Z">
        <w:r>
          <w:rPr>
            <w:lang w:eastAsia="ja-JP"/>
          </w:rPr>
          <w:t>JUnit test: JUnit test supports Software development team to write unit test for Java.</w:t>
        </w:r>
      </w:ins>
    </w:p>
    <w:p w:rsidR="00884637" w:rsidRDefault="00884637" w:rsidP="00884637">
      <w:pPr>
        <w:pStyle w:val="NormalWeb"/>
        <w:numPr>
          <w:ilvl w:val="0"/>
          <w:numId w:val="31"/>
        </w:numPr>
        <w:shd w:val="clear" w:color="auto" w:fill="FFFFFF"/>
        <w:spacing w:before="0" w:after="150" w:line="420" w:lineRule="atLeast"/>
        <w:jc w:val="both"/>
        <w:rPr>
          <w:ins w:id="960" w:author="Kazy Nguyen" w:date="2018-05-13T15:34:00Z"/>
          <w:lang w:eastAsia="ja-JP"/>
        </w:rPr>
      </w:pPr>
      <w:ins w:id="961" w:author="Kazy Nguyen" w:date="2018-05-13T15:34:00Z">
        <w:r>
          <w:rPr>
            <w:lang w:eastAsia="ja-JP"/>
          </w:rPr>
          <w:t xml:space="preserve">Automation test: Some frameworks supports Software development team run Automation test like Selenium, </w:t>
        </w:r>
        <w:proofErr w:type="spellStart"/>
        <w:r>
          <w:rPr>
            <w:lang w:eastAsia="ja-JP"/>
          </w:rPr>
          <w:t>Katalon</w:t>
        </w:r>
        <w:proofErr w:type="spellEnd"/>
        <w:r>
          <w:rPr>
            <w:lang w:eastAsia="ja-JP"/>
          </w:rPr>
          <w:t xml:space="preserve"> Studio, </w:t>
        </w:r>
        <w:proofErr w:type="spellStart"/>
        <w:r>
          <w:rPr>
            <w:lang w:eastAsia="ja-JP"/>
          </w:rPr>
          <w:t>TestComplete</w:t>
        </w:r>
        <w:proofErr w:type="spellEnd"/>
        <w:r>
          <w:rPr>
            <w:lang w:eastAsia="ja-JP"/>
          </w:rPr>
          <w:t>. The advantage of Automation test is: Reusable, Maximum code coverage, Low-cost maintenance, Minimal test effort…</w:t>
        </w:r>
      </w:ins>
    </w:p>
    <w:p w:rsidR="00884637" w:rsidRDefault="00884637" w:rsidP="00884637">
      <w:pPr>
        <w:pStyle w:val="Heading2"/>
        <w:rPr>
          <w:ins w:id="962" w:author="Kazy Nguyen" w:date="2018-05-13T15:34:00Z"/>
        </w:rPr>
      </w:pPr>
      <w:bookmarkStart w:id="963" w:name="_Toc513984827"/>
      <w:ins w:id="964" w:author="Kazy Nguyen" w:date="2018-05-13T15:34:00Z">
        <w:r>
          <w:t>Deployment</w:t>
        </w:r>
        <w:bookmarkEnd w:id="963"/>
      </w:ins>
    </w:p>
    <w:p w:rsidR="00884637" w:rsidRDefault="00884637" w:rsidP="00884637">
      <w:pPr>
        <w:pStyle w:val="NormalWeb"/>
        <w:shd w:val="clear" w:color="auto" w:fill="FFFFFF"/>
        <w:spacing w:before="0" w:after="150" w:line="420" w:lineRule="atLeast"/>
        <w:jc w:val="both"/>
        <w:rPr>
          <w:ins w:id="965" w:author="Kazy Nguyen" w:date="2018-05-13T15:34:00Z"/>
          <w:lang w:eastAsia="ja-JP"/>
        </w:rPr>
      </w:pPr>
      <w:ins w:id="966" w:author="Kazy Nguyen" w:date="2018-05-13T15:34:00Z">
        <w:r>
          <w:rPr>
            <w:lang w:eastAsia="ja-JP"/>
          </w:rPr>
          <w:t>The last step is deploying project to testing/developing/UAT environment. Depends on project configuration, the deployment process will be manual deploy by Software development team or automated deploy by system.</w:t>
        </w:r>
      </w:ins>
    </w:p>
    <w:p w:rsidR="00884637" w:rsidRDefault="00884637" w:rsidP="00884637">
      <w:pPr>
        <w:pStyle w:val="NormalWeb"/>
        <w:numPr>
          <w:ilvl w:val="0"/>
          <w:numId w:val="32"/>
        </w:numPr>
        <w:shd w:val="clear" w:color="auto" w:fill="FFFFFF"/>
        <w:spacing w:before="0" w:after="150" w:line="420" w:lineRule="atLeast"/>
        <w:jc w:val="both"/>
        <w:rPr>
          <w:ins w:id="967" w:author="Kazy Nguyen" w:date="2018-05-13T15:34:00Z"/>
          <w:lang w:eastAsia="ja-JP"/>
        </w:rPr>
      </w:pPr>
      <w:ins w:id="968" w:author="Kazy Nguyen" w:date="2018-05-13T15:34:00Z">
        <w:r>
          <w:rPr>
            <w:lang w:eastAsia="ja-JP"/>
          </w:rPr>
          <w:t>Manual deployment: Software development team can observe and use the deployment version generated by CI server (like Jenkins) and manual deploy this version to corresponding environment.</w:t>
        </w:r>
      </w:ins>
    </w:p>
    <w:p w:rsidR="00884637" w:rsidRDefault="00884637" w:rsidP="00884637">
      <w:pPr>
        <w:pStyle w:val="NormalWeb"/>
        <w:numPr>
          <w:ilvl w:val="0"/>
          <w:numId w:val="32"/>
        </w:numPr>
        <w:shd w:val="clear" w:color="auto" w:fill="FFFFFF"/>
        <w:spacing w:before="0" w:after="150" w:line="420" w:lineRule="atLeast"/>
        <w:jc w:val="both"/>
        <w:rPr>
          <w:ins w:id="969" w:author="Kazy Nguyen" w:date="2018-05-13T15:34:00Z"/>
          <w:lang w:eastAsia="ja-JP"/>
        </w:rPr>
      </w:pPr>
      <w:ins w:id="970" w:author="Kazy Nguyen" w:date="2018-05-13T15:34:00Z">
        <w:r>
          <w:rPr>
            <w:lang w:eastAsia="ja-JP"/>
          </w:rPr>
          <w:t>Automated deployment: Based on Project configuration, CI server can support to deploy a build version to corresponding environment (E.g.: deploy build version started with “DEV-” text in committed code branch to DEV environment)</w:t>
        </w:r>
      </w:ins>
    </w:p>
    <w:p w:rsidR="00884637" w:rsidRPr="00AB6612" w:rsidRDefault="00884637" w:rsidP="00884637">
      <w:pPr>
        <w:pStyle w:val="NormalWeb"/>
        <w:shd w:val="clear" w:color="auto" w:fill="FFFFFF"/>
        <w:spacing w:before="0" w:after="150" w:line="420" w:lineRule="atLeast"/>
        <w:jc w:val="both"/>
        <w:rPr>
          <w:ins w:id="971" w:author="Kazy Nguyen" w:date="2018-05-13T15:34:00Z"/>
          <w:lang w:eastAsia="ja-JP"/>
        </w:rPr>
      </w:pPr>
      <w:ins w:id="972" w:author="Kazy Nguyen" w:date="2018-05-13T15:34:00Z">
        <w:r>
          <w:rPr>
            <w:lang w:eastAsia="ja-JP"/>
          </w:rPr>
          <w:t>After the deployment process, CI server can send an email/SMS to corresponding Software development team member or all Software development team to announce the status of the environment. The error log may have attached to that email (in case the build process is failed).</w:t>
        </w:r>
      </w:ins>
    </w:p>
    <w:p w:rsidR="00884637" w:rsidRDefault="00884637" w:rsidP="00884637">
      <w:pPr>
        <w:pStyle w:val="chapternum"/>
        <w:rPr>
          <w:ins w:id="973" w:author="Kazy Nguyen" w:date="2018-05-13T15:34:00Z"/>
        </w:rPr>
      </w:pPr>
      <w:ins w:id="974" w:author="Kazy Nguyen" w:date="2018-05-13T15:34:00Z">
        <w:r>
          <w:lastRenderedPageBreak/>
          <w:br/>
        </w:r>
        <w:bookmarkStart w:id="975" w:name="_Toc513984828"/>
        <w:r>
          <w:t>Implementation</w:t>
        </w:r>
        <w:bookmarkEnd w:id="975"/>
      </w:ins>
    </w:p>
    <w:p w:rsidR="00884637" w:rsidRDefault="00884637" w:rsidP="00884637">
      <w:pPr>
        <w:jc w:val="both"/>
        <w:rPr>
          <w:ins w:id="976" w:author="Kazy Nguyen" w:date="2018-05-13T15:34:00Z"/>
        </w:rPr>
      </w:pPr>
      <w:ins w:id="977" w:author="Kazy Nguyen" w:date="2018-05-13T15:34:00Z">
        <w:r>
          <w:t>The Implementation chapter.</w:t>
        </w:r>
      </w:ins>
    </w:p>
    <w:p w:rsidR="00884637" w:rsidRDefault="00884637" w:rsidP="00884637">
      <w:pPr>
        <w:pStyle w:val="Heading1"/>
        <w:jc w:val="both"/>
        <w:rPr>
          <w:ins w:id="978" w:author="Kazy Nguyen" w:date="2018-05-13T15:34:00Z"/>
        </w:rPr>
      </w:pPr>
      <w:bookmarkStart w:id="979" w:name="_Toc513984829"/>
      <w:ins w:id="980" w:author="Kazy Nguyen" w:date="2018-05-13T15:34:00Z">
        <w:r>
          <w:t>Implementation</w:t>
        </w:r>
        <w:bookmarkEnd w:id="979"/>
      </w:ins>
    </w:p>
    <w:p w:rsidR="00884637" w:rsidRPr="008B6984" w:rsidRDefault="00884637" w:rsidP="00884637">
      <w:pPr>
        <w:pStyle w:val="Heading2"/>
        <w:jc w:val="both"/>
        <w:rPr>
          <w:ins w:id="981" w:author="Kazy Nguyen" w:date="2018-05-13T15:34:00Z"/>
        </w:rPr>
      </w:pPr>
      <w:bookmarkStart w:id="982" w:name="_Toc513984830"/>
      <w:ins w:id="983" w:author="Kazy Nguyen" w:date="2018-05-13T15:34:00Z">
        <w:r>
          <w:t>Criteria for tool selection</w:t>
        </w:r>
        <w:bookmarkEnd w:id="982"/>
      </w:ins>
    </w:p>
    <w:p w:rsidR="00884637" w:rsidRPr="00B532F2" w:rsidRDefault="00884637" w:rsidP="00884637">
      <w:pPr>
        <w:pStyle w:val="BodyText"/>
        <w:jc w:val="both"/>
        <w:rPr>
          <w:ins w:id="984" w:author="Kazy Nguyen" w:date="2018-05-13T15:34:00Z"/>
          <w:color w:val="FF0000"/>
        </w:rPr>
      </w:pPr>
      <w:ins w:id="985"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w:t>
        </w:r>
        <w:r>
          <w:rPr>
            <w:color w:val="FF0000"/>
          </w:rPr>
          <w:t>iết</w:t>
        </w:r>
        <w:proofErr w:type="spellEnd"/>
        <w:r w:rsidRPr="00B532F2">
          <w:rPr>
            <w:color w:val="FF0000"/>
          </w:rPr>
          <w:t>*</w:t>
        </w:r>
      </w:ins>
    </w:p>
    <w:p w:rsidR="00884637" w:rsidRPr="008B6984" w:rsidRDefault="00884637" w:rsidP="00884637">
      <w:pPr>
        <w:pStyle w:val="Heading2"/>
        <w:jc w:val="both"/>
        <w:rPr>
          <w:ins w:id="986" w:author="Kazy Nguyen" w:date="2018-05-13T15:34:00Z"/>
        </w:rPr>
      </w:pPr>
      <w:bookmarkStart w:id="987" w:name="_Toc513984831"/>
      <w:ins w:id="988" w:author="Kazy Nguyen" w:date="2018-05-13T15:34:00Z">
        <w:r>
          <w:t>Final selection</w:t>
        </w:r>
        <w:bookmarkEnd w:id="987"/>
      </w:ins>
    </w:p>
    <w:p w:rsidR="00884637" w:rsidRDefault="00884637" w:rsidP="00884637">
      <w:pPr>
        <w:pStyle w:val="BodyText"/>
        <w:jc w:val="both"/>
        <w:rPr>
          <w:ins w:id="989" w:author="Kazy Nguyen" w:date="2018-05-13T15:34:00Z"/>
          <w:color w:val="FF0000"/>
        </w:rPr>
      </w:pPr>
      <w:ins w:id="990"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2"/>
        <w:jc w:val="both"/>
        <w:rPr>
          <w:ins w:id="991" w:author="Kazy Nguyen" w:date="2018-05-13T15:34:00Z"/>
        </w:rPr>
      </w:pPr>
      <w:bookmarkStart w:id="992" w:name="_Toc513984832"/>
      <w:ins w:id="993" w:author="Kazy Nguyen" w:date="2018-05-13T15:34:00Z">
        <w:r>
          <w:t>Supportive software</w:t>
        </w:r>
        <w:bookmarkEnd w:id="992"/>
      </w:ins>
    </w:p>
    <w:p w:rsidR="00884637" w:rsidRPr="00B532F2" w:rsidRDefault="00884637" w:rsidP="00884637">
      <w:pPr>
        <w:pStyle w:val="BodyText"/>
        <w:jc w:val="both"/>
        <w:rPr>
          <w:ins w:id="994" w:author="Kazy Nguyen" w:date="2018-05-13T15:34:00Z"/>
          <w:color w:val="FF0000"/>
        </w:rPr>
      </w:pPr>
      <w:ins w:id="995"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Default="00884637" w:rsidP="00884637">
      <w:pPr>
        <w:pStyle w:val="chapternum"/>
        <w:rPr>
          <w:ins w:id="996" w:author="Kazy Nguyen" w:date="2018-05-13T15:34:00Z"/>
        </w:rPr>
      </w:pPr>
      <w:ins w:id="997" w:author="Kazy Nguyen" w:date="2018-05-13T15:34:00Z">
        <w:r>
          <w:lastRenderedPageBreak/>
          <w:br/>
        </w:r>
        <w:bookmarkStart w:id="998" w:name="_Toc513984833"/>
        <w:r>
          <w:t>Case Study</w:t>
        </w:r>
        <w:bookmarkEnd w:id="998"/>
      </w:ins>
    </w:p>
    <w:p w:rsidR="00884637" w:rsidDel="00735000" w:rsidRDefault="00884637" w:rsidP="00884637">
      <w:pPr>
        <w:jc w:val="both"/>
        <w:rPr>
          <w:ins w:id="999" w:author="Kazy Nguyen" w:date="2018-05-13T15:34:00Z"/>
          <w:del w:id="1000" w:author="Kazy Nguyen" w:date="2018-05-01T14:16:00Z"/>
        </w:rPr>
      </w:pPr>
      <w:ins w:id="1001" w:author="Kazy Nguyen" w:date="2018-05-13T15:34:00Z">
        <w:del w:id="1002" w:author="Kazy Nguyen" w:date="2018-05-01T14:16:00Z">
          <w:r w:rsidDel="00735000">
            <w:delText>The main body of your thesis begins here.</w:delText>
          </w:r>
          <w:bookmarkStart w:id="1003" w:name="_Toc513984834"/>
          <w:bookmarkEnd w:id="1003"/>
        </w:del>
      </w:ins>
    </w:p>
    <w:p w:rsidR="00884637" w:rsidRDefault="00884637" w:rsidP="00884637">
      <w:pPr>
        <w:pStyle w:val="Heading1"/>
        <w:jc w:val="both"/>
        <w:rPr>
          <w:ins w:id="1004" w:author="Kazy Nguyen" w:date="2018-05-13T15:34:00Z"/>
        </w:rPr>
      </w:pPr>
      <w:bookmarkStart w:id="1005" w:name="_Toc513984835"/>
      <w:ins w:id="1006" w:author="Kazy Nguyen" w:date="2018-05-13T15:34:00Z">
        <w:r>
          <w:t>Case Study</w:t>
        </w:r>
        <w:bookmarkEnd w:id="1005"/>
      </w:ins>
    </w:p>
    <w:p w:rsidR="00884637" w:rsidRDefault="00884637">
      <w:pPr>
        <w:pStyle w:val="BodyText"/>
        <w:rPr>
          <w:ins w:id="1007" w:author="Kazy Nguyen" w:date="2018-05-13T15:34:00Z"/>
        </w:rPr>
        <w:pPrChange w:id="1008" w:author="Kazy Nguyen" w:date="2018-05-01T13:17:00Z">
          <w:pPr>
            <w:pStyle w:val="Heading1"/>
            <w:jc w:val="both"/>
          </w:pPr>
        </w:pPrChange>
      </w:pPr>
      <w:ins w:id="1009" w:author="Kazy Nguyen" w:date="2018-05-13T15:34:00Z">
        <w:r>
          <w:t xml:space="preserve">After 4 years work in waterfall process model, June 2015, the author was started to contribute in a Scrum project which using CICD. This time build the curious and passion with CICD and the </w:t>
        </w:r>
        <w:proofErr w:type="spellStart"/>
        <w:r>
          <w:t>devOps</w:t>
        </w:r>
        <w:proofErr w:type="spellEnd"/>
        <w:r>
          <w:t xml:space="preserve"> in the author mind. At first, it was only a surprised about the advantage of CICD and the Scrum methodology, then, it turned in to the curious about how the development trending in the world run.</w:t>
        </w:r>
      </w:ins>
    </w:p>
    <w:p w:rsidR="00884637" w:rsidRDefault="00884637">
      <w:pPr>
        <w:pStyle w:val="BodyText"/>
        <w:rPr>
          <w:ins w:id="1010" w:author="Kazy Nguyen" w:date="2018-05-13T15:34:00Z"/>
        </w:rPr>
        <w:pPrChange w:id="1011" w:author="Kazy Nguyen" w:date="2018-05-01T13:17:00Z">
          <w:pPr>
            <w:pStyle w:val="Heading1"/>
            <w:jc w:val="both"/>
          </w:pPr>
        </w:pPrChange>
      </w:pPr>
      <w:ins w:id="1012" w:author="Kazy Nguyen" w:date="2018-05-13T15:34:00Z">
        <w:r>
          <w:t xml:space="preserve">Jan 2018, the author joins the current project which will be described in detail in this chapter.  </w:t>
        </w:r>
      </w:ins>
    </w:p>
    <w:p w:rsidR="00884637" w:rsidRPr="00735000" w:rsidRDefault="00884637">
      <w:pPr>
        <w:pStyle w:val="BodyText"/>
        <w:jc w:val="both"/>
        <w:rPr>
          <w:ins w:id="1013" w:author="Kazy Nguyen" w:date="2018-05-13T15:34:00Z"/>
          <w:color w:val="FF0000"/>
          <w:rPrChange w:id="1014" w:author="Kazy Nguyen" w:date="2018-05-01T14:15:00Z">
            <w:rPr>
              <w:ins w:id="1015" w:author="Kazy Nguyen" w:date="2018-05-13T15:34:00Z"/>
            </w:rPr>
          </w:rPrChange>
        </w:rPr>
        <w:pPrChange w:id="1016" w:author="Kazy Nguyen" w:date="2018-05-01T14:15:00Z">
          <w:pPr>
            <w:pStyle w:val="Heading1"/>
            <w:jc w:val="both"/>
          </w:pPr>
        </w:pPrChange>
      </w:pPr>
      <w:ins w:id="1017" w:author="Kazy Nguyen" w:date="2018-05-13T15:34:00Z">
        <w:r>
          <w:rPr>
            <w:color w:val="FF0000"/>
          </w:rPr>
          <w:t>The first sub-chapter aims to introduction about the case study and its expectation. While in the second sub-chapter, the list of the tools which are selected for case study is described. The third sub-chapter help the reader has a clear look about what the project team do in the case study. The result of development CICD will be summarized in the sub-chapter number four. And last sub-chapter is written to show the lesson learn after working in this case study.</w:t>
        </w:r>
      </w:ins>
    </w:p>
    <w:p w:rsidR="00884637" w:rsidRDefault="00884637" w:rsidP="00884637">
      <w:pPr>
        <w:pStyle w:val="Heading2"/>
        <w:jc w:val="both"/>
        <w:rPr>
          <w:ins w:id="1018" w:author="Kazy Nguyen" w:date="2018-05-13T15:34:00Z"/>
        </w:rPr>
      </w:pPr>
      <w:bookmarkStart w:id="1019" w:name="_Toc513984836"/>
      <w:ins w:id="1020" w:author="Kazy Nguyen" w:date="2018-05-13T15:34:00Z">
        <w:r>
          <w:t>Brief Introduction</w:t>
        </w:r>
        <w:bookmarkEnd w:id="1019"/>
      </w:ins>
    </w:p>
    <w:p w:rsidR="00884637" w:rsidRDefault="00884637">
      <w:pPr>
        <w:pStyle w:val="Heading3"/>
        <w:rPr>
          <w:ins w:id="1021" w:author="Kazy Nguyen" w:date="2018-05-13T15:34:00Z"/>
        </w:rPr>
        <w:pPrChange w:id="1022" w:author="Kazy Nguyen" w:date="2018-05-01T16:33:00Z">
          <w:pPr>
            <w:pStyle w:val="Heading2"/>
            <w:jc w:val="both"/>
          </w:pPr>
        </w:pPrChange>
      </w:pPr>
      <w:bookmarkStart w:id="1023" w:name="_Toc513984837"/>
      <w:ins w:id="1024" w:author="Kazy Nguyen" w:date="2018-05-13T15:34:00Z">
        <w:r>
          <w:t>Problem</w:t>
        </w:r>
        <w:bookmarkEnd w:id="1023"/>
      </w:ins>
    </w:p>
    <w:p w:rsidR="00884637" w:rsidRDefault="00884637">
      <w:pPr>
        <w:pStyle w:val="BodyText"/>
        <w:rPr>
          <w:ins w:id="1025" w:author="Kazy Nguyen" w:date="2018-05-13T15:34:00Z"/>
        </w:rPr>
        <w:pPrChange w:id="1026" w:author="Kazy Nguyen" w:date="2018-05-01T14:15:00Z">
          <w:pPr>
            <w:pStyle w:val="Heading2"/>
            <w:jc w:val="both"/>
          </w:pPr>
        </w:pPrChange>
      </w:pPr>
      <w:ins w:id="1027" w:author="Kazy Nguyen" w:date="2018-05-13T15:34:00Z">
        <w:r>
          <w:t>A set of websites for the large real-estate company are written by Java in a Content Management System (CMS) – Jasmine will be migrated into other CMS – Adobe Experience Management.</w:t>
        </w:r>
      </w:ins>
    </w:p>
    <w:p w:rsidR="00884637" w:rsidRDefault="00884637">
      <w:pPr>
        <w:pStyle w:val="BodyText"/>
        <w:rPr>
          <w:ins w:id="1028" w:author="Kazy Nguyen" w:date="2018-05-13T15:34:00Z"/>
        </w:rPr>
        <w:pPrChange w:id="1029" w:author="Kazy Nguyen" w:date="2018-05-01T14:15:00Z">
          <w:pPr>
            <w:pStyle w:val="Heading2"/>
            <w:jc w:val="both"/>
          </w:pPr>
        </w:pPrChange>
      </w:pPr>
      <w:ins w:id="1030" w:author="Kazy Nguyen" w:date="2018-05-13T15:34:00Z">
        <w:r>
          <w:t>A part of business is new development cause of missing feature in current website.</w:t>
        </w:r>
      </w:ins>
    </w:p>
    <w:p w:rsidR="00884637" w:rsidRDefault="00884637">
      <w:pPr>
        <w:pStyle w:val="BodyText"/>
        <w:rPr>
          <w:ins w:id="1031" w:author="Kazy Nguyen" w:date="2018-05-13T15:34:00Z"/>
        </w:rPr>
        <w:pPrChange w:id="1032" w:author="Kazy Nguyen" w:date="2018-05-01T14:15:00Z">
          <w:pPr>
            <w:pStyle w:val="Heading2"/>
            <w:jc w:val="both"/>
          </w:pPr>
        </w:pPrChange>
      </w:pPr>
      <w:ins w:id="1033" w:author="Kazy Nguyen" w:date="2018-05-13T15:34:00Z">
        <w:r>
          <w:t>Project development methodology must be Scrum as the requirement from customer.</w:t>
        </w:r>
      </w:ins>
    </w:p>
    <w:p w:rsidR="00884637" w:rsidRPr="00EB1319" w:rsidRDefault="00884637">
      <w:pPr>
        <w:pStyle w:val="BodyText"/>
        <w:rPr>
          <w:ins w:id="1034" w:author="Kazy Nguyen" w:date="2018-05-13T15:34:00Z"/>
          <w:b/>
          <w:u w:val="single"/>
          <w:rPrChange w:id="1035" w:author="Kazy Nguyen" w:date="2018-05-01T16:54:00Z">
            <w:rPr>
              <w:ins w:id="1036" w:author="Kazy Nguyen" w:date="2018-05-13T15:34:00Z"/>
            </w:rPr>
          </w:rPrChange>
        </w:rPr>
        <w:pPrChange w:id="1037" w:author="Kazy Nguyen" w:date="2018-05-01T14:15:00Z">
          <w:pPr>
            <w:pStyle w:val="Heading2"/>
            <w:jc w:val="both"/>
          </w:pPr>
        </w:pPrChange>
      </w:pPr>
      <w:ins w:id="1038" w:author="Kazy Nguyen" w:date="2018-05-13T15:34:00Z">
        <w:r w:rsidRPr="00EB1319">
          <w:rPr>
            <w:b/>
            <w:u w:val="single"/>
            <w:rPrChange w:id="1039" w:author="Kazy Nguyen" w:date="2018-05-01T16:54:00Z">
              <w:rPr>
                <w:iCs w:val="0"/>
              </w:rPr>
            </w:rPrChange>
          </w:rPr>
          <w:t>Difficulties:</w:t>
        </w:r>
      </w:ins>
    </w:p>
    <w:p w:rsidR="00884637" w:rsidRDefault="00884637">
      <w:pPr>
        <w:pStyle w:val="BodyText"/>
        <w:rPr>
          <w:ins w:id="1040" w:author="Kazy Nguyen" w:date="2018-05-13T15:34:00Z"/>
        </w:rPr>
        <w:pPrChange w:id="1041" w:author="Kazy Nguyen" w:date="2018-05-01T14:15:00Z">
          <w:pPr>
            <w:pStyle w:val="Heading2"/>
            <w:jc w:val="both"/>
          </w:pPr>
        </w:pPrChange>
      </w:pPr>
      <w:ins w:id="1042" w:author="Kazy Nguyen" w:date="2018-05-13T15:34:00Z">
        <w:r>
          <w:t>AEM is new and expensive system so that only a small group of people have experience about it.</w:t>
        </w:r>
      </w:ins>
    </w:p>
    <w:p w:rsidR="00884637" w:rsidRDefault="00884637">
      <w:pPr>
        <w:pStyle w:val="BodyText"/>
        <w:rPr>
          <w:ins w:id="1043" w:author="Kazy Nguyen" w:date="2018-05-13T15:34:00Z"/>
        </w:rPr>
        <w:pPrChange w:id="1044" w:author="Kazy Nguyen" w:date="2018-05-01T14:15:00Z">
          <w:pPr>
            <w:pStyle w:val="Heading2"/>
            <w:jc w:val="both"/>
          </w:pPr>
        </w:pPrChange>
      </w:pPr>
      <w:ins w:id="1045" w:author="Kazy Nguyen" w:date="2018-05-13T15:34:00Z">
        <w:r>
          <w:t>A large number of page (more than 900 pages) of websites need to be migrated in to new system in a short period of time.</w:t>
        </w:r>
      </w:ins>
    </w:p>
    <w:p w:rsidR="00884637" w:rsidRDefault="00884637">
      <w:pPr>
        <w:pStyle w:val="BodyText"/>
        <w:rPr>
          <w:ins w:id="1046" w:author="Kazy Nguyen" w:date="2018-05-13T15:34:00Z"/>
        </w:rPr>
        <w:pPrChange w:id="1047" w:author="Kazy Nguyen" w:date="2018-05-01T14:15:00Z">
          <w:pPr>
            <w:pStyle w:val="Heading2"/>
            <w:jc w:val="both"/>
          </w:pPr>
        </w:pPrChange>
      </w:pPr>
    </w:p>
    <w:p w:rsidR="00884637" w:rsidRDefault="00884637">
      <w:pPr>
        <w:pStyle w:val="Heading3"/>
        <w:rPr>
          <w:ins w:id="1048" w:author="Kazy Nguyen" w:date="2018-05-13T15:34:00Z"/>
        </w:rPr>
        <w:pPrChange w:id="1049" w:author="Kazy Nguyen" w:date="2018-05-01T16:33:00Z">
          <w:pPr>
            <w:pStyle w:val="Heading2"/>
            <w:jc w:val="both"/>
          </w:pPr>
        </w:pPrChange>
      </w:pPr>
      <w:bookmarkStart w:id="1050" w:name="_Toc513984838"/>
      <w:ins w:id="1051" w:author="Kazy Nguyen" w:date="2018-05-13T15:34:00Z">
        <w:r>
          <w:t>Project approach</w:t>
        </w:r>
        <w:bookmarkEnd w:id="1050"/>
      </w:ins>
    </w:p>
    <w:p w:rsidR="00884637" w:rsidRDefault="00884637">
      <w:pPr>
        <w:pStyle w:val="BodyText"/>
        <w:rPr>
          <w:ins w:id="1052" w:author="Kazy Nguyen" w:date="2018-05-13T15:34:00Z"/>
        </w:rPr>
        <w:pPrChange w:id="1053" w:author="Kazy Nguyen" w:date="2018-05-01T16:33:00Z">
          <w:pPr>
            <w:pStyle w:val="Heading2"/>
            <w:jc w:val="both"/>
          </w:pPr>
        </w:pPrChange>
      </w:pPr>
      <w:ins w:id="1054" w:author="Kazy Nguyen" w:date="2018-05-13T15:34:00Z">
        <w:r>
          <w:t>Content Management System: Adobe Experience Manager Site</w:t>
        </w:r>
      </w:ins>
    </w:p>
    <w:p w:rsidR="00884637" w:rsidRDefault="00884637">
      <w:pPr>
        <w:pStyle w:val="BodyText"/>
        <w:rPr>
          <w:ins w:id="1055" w:author="Kazy Nguyen" w:date="2018-05-13T15:34:00Z"/>
        </w:rPr>
        <w:pPrChange w:id="1056" w:author="Kazy Nguyen" w:date="2018-05-01T16:33:00Z">
          <w:pPr>
            <w:pStyle w:val="Heading2"/>
            <w:jc w:val="both"/>
          </w:pPr>
        </w:pPrChange>
      </w:pPr>
      <w:ins w:id="1057" w:author="Kazy Nguyen" w:date="2018-05-13T15:34:00Z">
        <w:r>
          <w:t>Project development life cycle:</w:t>
        </w:r>
      </w:ins>
    </w:p>
    <w:p w:rsidR="00884637" w:rsidRDefault="00884637">
      <w:pPr>
        <w:pStyle w:val="BodyText"/>
        <w:numPr>
          <w:ilvl w:val="0"/>
          <w:numId w:val="32"/>
        </w:numPr>
        <w:rPr>
          <w:ins w:id="1058" w:author="Kazy Nguyen" w:date="2018-05-13T15:34:00Z"/>
        </w:rPr>
        <w:pPrChange w:id="1059" w:author="Kazy Nguyen" w:date="2018-05-01T16:58:00Z">
          <w:pPr>
            <w:pStyle w:val="Heading2"/>
            <w:jc w:val="both"/>
          </w:pPr>
        </w:pPrChange>
      </w:pPr>
      <w:ins w:id="1060" w:author="Kazy Nguyen" w:date="2018-05-13T15:34:00Z">
        <w:r>
          <w:t>Iterative and Incremental development - Agile</w:t>
        </w:r>
      </w:ins>
    </w:p>
    <w:p w:rsidR="00884637" w:rsidRDefault="00884637">
      <w:pPr>
        <w:pStyle w:val="BodyText"/>
        <w:rPr>
          <w:ins w:id="1061" w:author="Kazy Nguyen" w:date="2018-05-13T15:34:00Z"/>
        </w:rPr>
        <w:pPrChange w:id="1062" w:author="Kazy Nguyen" w:date="2018-05-01T17:33:00Z">
          <w:pPr>
            <w:pStyle w:val="Heading2"/>
            <w:jc w:val="both"/>
          </w:pPr>
        </w:pPrChange>
      </w:pPr>
      <w:ins w:id="1063" w:author="Kazy Nguyen" w:date="2018-05-13T15:34:00Z">
        <w:r>
          <w:t>Project development methodology</w:t>
        </w:r>
      </w:ins>
    </w:p>
    <w:p w:rsidR="00884637" w:rsidRDefault="00884637">
      <w:pPr>
        <w:pStyle w:val="BodyText"/>
        <w:numPr>
          <w:ilvl w:val="0"/>
          <w:numId w:val="32"/>
        </w:numPr>
        <w:rPr>
          <w:ins w:id="1064" w:author="Kazy Nguyen" w:date="2018-05-13T15:34:00Z"/>
        </w:rPr>
        <w:pPrChange w:id="1065" w:author="Kazy Nguyen" w:date="2018-05-01T17:34:00Z">
          <w:pPr>
            <w:pStyle w:val="Heading2"/>
            <w:jc w:val="both"/>
          </w:pPr>
        </w:pPrChange>
      </w:pPr>
      <w:ins w:id="1066" w:author="Kazy Nguyen" w:date="2018-05-13T15:34:00Z">
        <w:r>
          <w:t>Scrum</w:t>
        </w:r>
      </w:ins>
    </w:p>
    <w:p w:rsidR="00884637" w:rsidRDefault="00884637">
      <w:pPr>
        <w:pStyle w:val="BodyText"/>
        <w:rPr>
          <w:ins w:id="1067" w:author="Kazy Nguyen" w:date="2018-05-13T15:34:00Z"/>
        </w:rPr>
        <w:pPrChange w:id="1068" w:author="Kazy Nguyen" w:date="2018-05-01T17:34:00Z">
          <w:pPr>
            <w:pStyle w:val="Heading2"/>
            <w:jc w:val="both"/>
          </w:pPr>
        </w:pPrChange>
      </w:pPr>
      <w:ins w:id="1069" w:author="Kazy Nguyen" w:date="2018-05-13T15:34:00Z">
        <w:r>
          <w:t>Team size:</w:t>
        </w:r>
      </w:ins>
    </w:p>
    <w:p w:rsidR="00884637" w:rsidRDefault="00884637">
      <w:pPr>
        <w:pStyle w:val="BodyText"/>
        <w:numPr>
          <w:ilvl w:val="0"/>
          <w:numId w:val="32"/>
        </w:numPr>
        <w:rPr>
          <w:ins w:id="1070" w:author="Kazy Nguyen" w:date="2018-05-13T15:34:00Z"/>
        </w:rPr>
        <w:pPrChange w:id="1071" w:author="Kazy Nguyen" w:date="2018-05-01T17:38:00Z">
          <w:pPr>
            <w:pStyle w:val="Heading2"/>
            <w:jc w:val="both"/>
          </w:pPr>
        </w:pPrChange>
      </w:pPr>
      <w:ins w:id="1072" w:author="Kazy Nguyen" w:date="2018-05-13T15:34:00Z">
        <w:r>
          <w:t>Development team: 60 people</w:t>
        </w:r>
      </w:ins>
    </w:p>
    <w:p w:rsidR="00884637" w:rsidRDefault="00884637">
      <w:pPr>
        <w:pStyle w:val="BodyText"/>
        <w:rPr>
          <w:ins w:id="1073" w:author="Kazy Nguyen" w:date="2018-05-13T15:34:00Z"/>
        </w:rPr>
        <w:pPrChange w:id="1074" w:author="Kazy Nguyen" w:date="2018-05-01T17:37:00Z">
          <w:pPr>
            <w:pStyle w:val="Heading2"/>
            <w:jc w:val="both"/>
          </w:pPr>
        </w:pPrChange>
      </w:pPr>
      <w:ins w:id="1075" w:author="Kazy Nguyen" w:date="2018-05-13T15:34:00Z">
        <w:r>
          <w:t>Location: 3 sites</w:t>
        </w:r>
      </w:ins>
    </w:p>
    <w:p w:rsidR="00884637" w:rsidRDefault="00884637">
      <w:pPr>
        <w:pStyle w:val="BodyText"/>
        <w:numPr>
          <w:ilvl w:val="0"/>
          <w:numId w:val="32"/>
        </w:numPr>
        <w:rPr>
          <w:ins w:id="1076" w:author="Kazy Nguyen" w:date="2018-05-13T15:34:00Z"/>
        </w:rPr>
        <w:pPrChange w:id="1077" w:author="Kazy Nguyen" w:date="2018-05-01T17:37:00Z">
          <w:pPr>
            <w:pStyle w:val="Heading2"/>
            <w:jc w:val="both"/>
          </w:pPr>
        </w:pPrChange>
      </w:pPr>
      <w:ins w:id="1078" w:author="Kazy Nguyen" w:date="2018-05-13T15:34:00Z">
        <w:r>
          <w:t>Singapore: the customer</w:t>
        </w:r>
      </w:ins>
    </w:p>
    <w:p w:rsidR="00884637" w:rsidRDefault="00884637">
      <w:pPr>
        <w:pStyle w:val="BodyText"/>
        <w:numPr>
          <w:ilvl w:val="0"/>
          <w:numId w:val="32"/>
        </w:numPr>
        <w:rPr>
          <w:ins w:id="1079" w:author="Kazy Nguyen" w:date="2018-05-13T15:34:00Z"/>
        </w:rPr>
        <w:pPrChange w:id="1080" w:author="Kazy Nguyen" w:date="2018-05-01T17:37:00Z">
          <w:pPr>
            <w:pStyle w:val="Heading2"/>
            <w:jc w:val="both"/>
          </w:pPr>
        </w:pPrChange>
      </w:pPr>
      <w:ins w:id="1081" w:author="Kazy Nguyen" w:date="2018-05-13T15:34:00Z">
        <w:r>
          <w:t>Ho Chi Minh: the development and migration team for the current product.</w:t>
        </w:r>
      </w:ins>
    </w:p>
    <w:p w:rsidR="00884637" w:rsidRDefault="00884637">
      <w:pPr>
        <w:pStyle w:val="BodyText"/>
        <w:numPr>
          <w:ilvl w:val="0"/>
          <w:numId w:val="32"/>
        </w:numPr>
        <w:rPr>
          <w:ins w:id="1082" w:author="Kazy Nguyen" w:date="2018-05-13T15:34:00Z"/>
        </w:rPr>
        <w:pPrChange w:id="1083" w:author="Kazy Nguyen" w:date="2018-05-01T17:37:00Z">
          <w:pPr>
            <w:pStyle w:val="Heading2"/>
            <w:jc w:val="both"/>
          </w:pPr>
        </w:pPrChange>
      </w:pPr>
      <w:ins w:id="1084" w:author="Kazy Nguyen" w:date="2018-05-13T15:34:00Z">
        <w:r>
          <w:t>Ha Noi: the development team for new product.</w:t>
        </w:r>
      </w:ins>
    </w:p>
    <w:p w:rsidR="00884637" w:rsidRDefault="00884637">
      <w:pPr>
        <w:pStyle w:val="BodyText"/>
        <w:rPr>
          <w:ins w:id="1085" w:author="Kazy Nguyen" w:date="2018-05-13T15:34:00Z"/>
        </w:rPr>
        <w:pPrChange w:id="1086" w:author="Kazy Nguyen" w:date="2018-05-01T17:34:00Z">
          <w:pPr>
            <w:pStyle w:val="Heading2"/>
            <w:jc w:val="both"/>
          </w:pPr>
        </w:pPrChange>
      </w:pPr>
      <w:ins w:id="1087" w:author="Kazy Nguyen" w:date="2018-05-13T15:34:00Z">
        <w:r>
          <w:t>Timeline:</w:t>
        </w:r>
      </w:ins>
    </w:p>
    <w:p w:rsidR="00884637" w:rsidRDefault="00884637">
      <w:pPr>
        <w:pStyle w:val="BodyText"/>
        <w:numPr>
          <w:ilvl w:val="0"/>
          <w:numId w:val="32"/>
        </w:numPr>
        <w:rPr>
          <w:ins w:id="1088" w:author="Kazy Nguyen" w:date="2018-05-13T15:34:00Z"/>
        </w:rPr>
        <w:pPrChange w:id="1089" w:author="Kazy Nguyen" w:date="2018-05-01T17:34:00Z">
          <w:pPr>
            <w:pStyle w:val="Heading2"/>
            <w:jc w:val="both"/>
          </w:pPr>
        </w:pPrChange>
      </w:pPr>
      <w:ins w:id="1090" w:author="Kazy Nguyen" w:date="2018-05-13T15:34:00Z">
        <w:r>
          <w:t>Development: 10 months</w:t>
        </w:r>
      </w:ins>
    </w:p>
    <w:p w:rsidR="00884637" w:rsidRDefault="00884637">
      <w:pPr>
        <w:pStyle w:val="BodyText"/>
        <w:numPr>
          <w:ilvl w:val="0"/>
          <w:numId w:val="32"/>
        </w:numPr>
        <w:rPr>
          <w:ins w:id="1091" w:author="Kazy Nguyen" w:date="2018-05-13T15:34:00Z"/>
        </w:rPr>
        <w:pPrChange w:id="1092" w:author="Kazy Nguyen" w:date="2018-05-01T17:34:00Z">
          <w:pPr>
            <w:pStyle w:val="Heading2"/>
            <w:jc w:val="both"/>
          </w:pPr>
        </w:pPrChange>
      </w:pPr>
      <w:ins w:id="1093" w:author="Kazy Nguyen" w:date="2018-05-13T15:34:00Z">
        <w:r>
          <w:t>Migration: 5 months</w:t>
        </w:r>
      </w:ins>
    </w:p>
    <w:p w:rsidR="00884637" w:rsidRDefault="00884637">
      <w:pPr>
        <w:pStyle w:val="BodyText"/>
        <w:numPr>
          <w:ilvl w:val="0"/>
          <w:numId w:val="32"/>
        </w:numPr>
        <w:rPr>
          <w:ins w:id="1094" w:author="Kazy Nguyen" w:date="2018-05-13T15:34:00Z"/>
        </w:rPr>
        <w:pPrChange w:id="1095" w:author="Kazy Nguyen" w:date="2018-05-01T17:34:00Z">
          <w:pPr>
            <w:pStyle w:val="Heading2"/>
            <w:jc w:val="both"/>
          </w:pPr>
        </w:pPrChange>
      </w:pPr>
      <w:ins w:id="1096" w:author="Kazy Nguyen" w:date="2018-05-13T15:34:00Z">
        <w:r>
          <w:t>Maintenance: 2 months</w:t>
        </w:r>
      </w:ins>
    </w:p>
    <w:p w:rsidR="00884637" w:rsidRDefault="00884637">
      <w:pPr>
        <w:pStyle w:val="BodyText"/>
        <w:rPr>
          <w:ins w:id="1097" w:author="Kazy Nguyen" w:date="2018-05-13T15:34:00Z"/>
        </w:rPr>
        <w:pPrChange w:id="1098" w:author="Kazy Nguyen" w:date="2018-05-01T16:33:00Z">
          <w:pPr>
            <w:pStyle w:val="Heading2"/>
            <w:jc w:val="both"/>
          </w:pPr>
        </w:pPrChange>
      </w:pPr>
      <w:ins w:id="1099" w:author="Kazy Nguyen" w:date="2018-05-13T15:34:00Z">
        <w:r>
          <w:t xml:space="preserve">Development approach: </w:t>
        </w:r>
      </w:ins>
    </w:p>
    <w:p w:rsidR="00884637" w:rsidRDefault="00884637">
      <w:pPr>
        <w:pStyle w:val="BodyText"/>
        <w:numPr>
          <w:ilvl w:val="0"/>
          <w:numId w:val="32"/>
        </w:numPr>
        <w:rPr>
          <w:ins w:id="1100" w:author="Kazy Nguyen" w:date="2018-05-13T15:34:00Z"/>
        </w:rPr>
        <w:pPrChange w:id="1101" w:author="Kazy Nguyen" w:date="2018-05-01T16:37:00Z">
          <w:pPr>
            <w:pStyle w:val="Heading2"/>
            <w:jc w:val="both"/>
          </w:pPr>
        </w:pPrChange>
      </w:pPr>
      <w:ins w:id="1102" w:author="Kazy Nguyen" w:date="2018-05-13T15:34:00Z">
        <w:r>
          <w:t>Front-end coding language: Bootstrap, …</w:t>
        </w:r>
      </w:ins>
    </w:p>
    <w:p w:rsidR="00884637" w:rsidRDefault="00884637">
      <w:pPr>
        <w:pStyle w:val="BodyText"/>
        <w:numPr>
          <w:ilvl w:val="0"/>
          <w:numId w:val="32"/>
        </w:numPr>
        <w:rPr>
          <w:ins w:id="1103" w:author="Kazy Nguyen" w:date="2018-05-13T15:34:00Z"/>
        </w:rPr>
        <w:pPrChange w:id="1104" w:author="Kazy Nguyen" w:date="2018-05-01T16:37:00Z">
          <w:pPr>
            <w:pStyle w:val="Heading2"/>
            <w:jc w:val="both"/>
          </w:pPr>
        </w:pPrChange>
      </w:pPr>
      <w:ins w:id="1105" w:author="Kazy Nguyen" w:date="2018-05-13T15:34:00Z">
        <w:r>
          <w:t>Back-end coding language: Java, …</w:t>
        </w:r>
      </w:ins>
    </w:p>
    <w:p w:rsidR="00884637" w:rsidRDefault="00884637">
      <w:pPr>
        <w:pStyle w:val="BodyText"/>
        <w:rPr>
          <w:ins w:id="1106" w:author="Kazy Nguyen" w:date="2018-05-13T15:34:00Z"/>
        </w:rPr>
        <w:pPrChange w:id="1107" w:author="Kazy Nguyen" w:date="2018-05-01T16:33:00Z">
          <w:pPr>
            <w:pStyle w:val="Heading2"/>
            <w:jc w:val="both"/>
          </w:pPr>
        </w:pPrChange>
      </w:pPr>
      <w:ins w:id="1108" w:author="Kazy Nguyen" w:date="2018-05-13T15:34:00Z">
        <w:r>
          <w:lastRenderedPageBreak/>
          <w:t>Quality control approach:</w:t>
        </w:r>
      </w:ins>
    </w:p>
    <w:p w:rsidR="00884637" w:rsidRDefault="00884637">
      <w:pPr>
        <w:pStyle w:val="BodyText"/>
        <w:numPr>
          <w:ilvl w:val="0"/>
          <w:numId w:val="32"/>
        </w:numPr>
        <w:rPr>
          <w:ins w:id="1109" w:author="Kazy Nguyen" w:date="2018-05-13T15:34:00Z"/>
        </w:rPr>
        <w:pPrChange w:id="1110" w:author="Kazy Nguyen" w:date="2018-05-01T17:53:00Z">
          <w:pPr>
            <w:pStyle w:val="Heading2"/>
            <w:jc w:val="both"/>
          </w:pPr>
        </w:pPrChange>
      </w:pPr>
      <w:ins w:id="1111" w:author="Kazy Nguyen" w:date="2018-05-13T15:34:00Z">
        <w:r>
          <w:t>Requirement:</w:t>
        </w:r>
      </w:ins>
    </w:p>
    <w:p w:rsidR="00884637" w:rsidRDefault="00884637">
      <w:pPr>
        <w:pStyle w:val="BodyText"/>
        <w:numPr>
          <w:ilvl w:val="0"/>
          <w:numId w:val="32"/>
        </w:numPr>
        <w:rPr>
          <w:ins w:id="1112" w:author="Kazy Nguyen" w:date="2018-05-13T15:34:00Z"/>
        </w:rPr>
        <w:pPrChange w:id="1113" w:author="Kazy Nguyen" w:date="2018-05-01T16:57:00Z">
          <w:pPr>
            <w:pStyle w:val="Heading2"/>
            <w:jc w:val="both"/>
          </w:pPr>
        </w:pPrChange>
      </w:pPr>
      <w:ins w:id="1114" w:author="Kazy Nguyen" w:date="2018-05-13T15:34:00Z">
        <w:r>
          <w:t xml:space="preserve">Automation testing: </w:t>
        </w:r>
      </w:ins>
    </w:p>
    <w:p w:rsidR="00884637" w:rsidRPr="00B931E3" w:rsidRDefault="00884637">
      <w:pPr>
        <w:pStyle w:val="BodyText"/>
        <w:numPr>
          <w:ilvl w:val="0"/>
          <w:numId w:val="32"/>
        </w:numPr>
        <w:rPr>
          <w:ins w:id="1115" w:author="Kazy Nguyen" w:date="2018-05-13T15:34:00Z"/>
        </w:rPr>
        <w:pPrChange w:id="1116" w:author="Kazy Nguyen" w:date="2018-05-01T16:57:00Z">
          <w:pPr>
            <w:pStyle w:val="Heading2"/>
            <w:jc w:val="both"/>
          </w:pPr>
        </w:pPrChange>
      </w:pPr>
      <w:ins w:id="1117" w:author="Kazy Nguyen" w:date="2018-05-13T15:34:00Z">
        <w:r>
          <w:t>Manual testing:</w:t>
        </w:r>
      </w:ins>
    </w:p>
    <w:p w:rsidR="00884637" w:rsidDel="00735000" w:rsidRDefault="00884637">
      <w:pPr>
        <w:pStyle w:val="Heading2"/>
        <w:rPr>
          <w:ins w:id="1118" w:author="Kazy Nguyen" w:date="2018-05-13T15:34:00Z"/>
          <w:del w:id="1119" w:author="Kazy Nguyen" w:date="2018-05-01T14:15:00Z"/>
        </w:rPr>
        <w:pPrChange w:id="1120" w:author="Kazy Nguyen" w:date="2018-05-01T14:15:00Z">
          <w:pPr>
            <w:pStyle w:val="BodyText"/>
            <w:jc w:val="both"/>
          </w:pPr>
        </w:pPrChange>
      </w:pPr>
      <w:ins w:id="1121" w:author="Kazy Nguyen" w:date="2018-05-13T15:34:00Z">
        <w:del w:id="1122" w:author="Kazy Nguyen" w:date="2018-05-01T14:11:00Z">
          <w:r w:rsidRPr="00B532F2" w:rsidDel="00735000">
            <w:delText>*Chưa viết *</w:delText>
          </w:r>
        </w:del>
        <w:bookmarkStart w:id="1123" w:name="_Toc513984839"/>
        <w:bookmarkEnd w:id="1123"/>
      </w:ins>
    </w:p>
    <w:p w:rsidR="00884637" w:rsidRPr="008B6984" w:rsidDel="00735000" w:rsidRDefault="00884637">
      <w:pPr>
        <w:pStyle w:val="Heading2"/>
        <w:rPr>
          <w:ins w:id="1124" w:author="Kazy Nguyen" w:date="2018-05-13T15:34:00Z"/>
          <w:del w:id="1125" w:author="Kazy Nguyen" w:date="2018-05-01T14:15:00Z"/>
        </w:rPr>
        <w:pPrChange w:id="1126" w:author="Kazy Nguyen" w:date="2018-05-01T14:15:00Z">
          <w:pPr>
            <w:pStyle w:val="Heading3"/>
            <w:jc w:val="both"/>
          </w:pPr>
        </w:pPrChange>
      </w:pPr>
      <w:ins w:id="1127" w:author="Kazy Nguyen" w:date="2018-05-13T15:34:00Z">
        <w:del w:id="1128" w:author="Kazy Nguyen" w:date="2018-05-01T14:15:00Z">
          <w:r w:rsidDel="00735000">
            <w:delText>Case study</w:delText>
          </w:r>
          <w:bookmarkStart w:id="1129" w:name="_Toc513984840"/>
          <w:bookmarkEnd w:id="1129"/>
        </w:del>
      </w:ins>
    </w:p>
    <w:p w:rsidR="00884637" w:rsidDel="00735000" w:rsidRDefault="00884637">
      <w:pPr>
        <w:pStyle w:val="Heading2"/>
        <w:rPr>
          <w:ins w:id="1130" w:author="Kazy Nguyen" w:date="2018-05-13T15:34:00Z"/>
          <w:del w:id="1131" w:author="Kazy Nguyen" w:date="2018-05-01T14:15:00Z"/>
        </w:rPr>
        <w:pPrChange w:id="1132" w:author="Kazy Nguyen" w:date="2018-05-01T14:15:00Z">
          <w:pPr>
            <w:pStyle w:val="BodyText"/>
            <w:jc w:val="both"/>
          </w:pPr>
        </w:pPrChange>
      </w:pPr>
      <w:ins w:id="1133" w:author="Kazy Nguyen" w:date="2018-05-13T15:34:00Z">
        <w:del w:id="1134" w:author="Kazy Nguyen" w:date="2018-05-01T14:15:00Z">
          <w:r w:rsidRPr="00B532F2" w:rsidDel="00735000">
            <w:delText>*Chưa viết *</w:delText>
          </w:r>
          <w:bookmarkStart w:id="1135" w:name="_Toc513984841"/>
          <w:bookmarkEnd w:id="1135"/>
        </w:del>
      </w:ins>
    </w:p>
    <w:p w:rsidR="00884637" w:rsidRPr="008B6984" w:rsidRDefault="00884637">
      <w:pPr>
        <w:pStyle w:val="Heading2"/>
        <w:rPr>
          <w:ins w:id="1136" w:author="Kazy Nguyen" w:date="2018-05-13T15:34:00Z"/>
        </w:rPr>
        <w:pPrChange w:id="1137" w:author="Kazy Nguyen" w:date="2018-05-01T14:15:00Z">
          <w:pPr>
            <w:pStyle w:val="Heading3"/>
            <w:jc w:val="both"/>
          </w:pPr>
        </w:pPrChange>
      </w:pPr>
      <w:bookmarkStart w:id="1138" w:name="_Toc513984842"/>
      <w:ins w:id="1139" w:author="Kazy Nguyen" w:date="2018-05-13T15:34:00Z">
        <w:r>
          <w:t>CICD t</w:t>
        </w:r>
        <w:del w:id="1140" w:author="Kazy Nguyen" w:date="2018-05-01T16:51:00Z">
          <w:r w:rsidDel="00B931E3">
            <w:delText>T</w:delText>
          </w:r>
        </w:del>
        <w:r>
          <w:t>ools selection</w:t>
        </w:r>
        <w:bookmarkEnd w:id="1138"/>
        <w:r>
          <w:t xml:space="preserve"> </w:t>
        </w:r>
      </w:ins>
    </w:p>
    <w:p w:rsidR="00884637" w:rsidRDefault="00884637" w:rsidP="00884637">
      <w:pPr>
        <w:jc w:val="both"/>
        <w:rPr>
          <w:ins w:id="1141" w:author="Kazy Nguyen" w:date="2018-05-13T15:34:00Z"/>
        </w:rPr>
      </w:pPr>
      <w:ins w:id="1142" w:author="Kazy Nguyen" w:date="2018-05-13T15:34:00Z">
        <w:r w:rsidRPr="00DB1297">
          <w:t>To setup an CICD system</w:t>
        </w:r>
        <w:r>
          <w:t>, we used a set of tools:</w:t>
        </w:r>
      </w:ins>
    </w:p>
    <w:p w:rsidR="00884637" w:rsidRDefault="00884637" w:rsidP="00884637">
      <w:pPr>
        <w:numPr>
          <w:ilvl w:val="0"/>
          <w:numId w:val="32"/>
        </w:numPr>
        <w:jc w:val="both"/>
        <w:rPr>
          <w:ins w:id="1143" w:author="Kazy Nguyen" w:date="2018-05-13T15:34:00Z"/>
        </w:rPr>
      </w:pPr>
      <w:ins w:id="1144" w:author="Kazy Nguyen" w:date="2018-05-13T15:34:00Z">
        <w:r>
          <w:t>Version control system;</w:t>
        </w:r>
      </w:ins>
    </w:p>
    <w:p w:rsidR="00884637" w:rsidRDefault="00884637" w:rsidP="00884637">
      <w:pPr>
        <w:numPr>
          <w:ilvl w:val="0"/>
          <w:numId w:val="32"/>
        </w:numPr>
        <w:jc w:val="both"/>
        <w:rPr>
          <w:ins w:id="1145" w:author="Kazy Nguyen" w:date="2018-05-13T15:34:00Z"/>
        </w:rPr>
      </w:pPr>
      <w:ins w:id="1146" w:author="Kazy Nguyen" w:date="2018-05-13T15:34:00Z">
        <w:r>
          <w:t>Continuous Integration and Continuous Deployment server;</w:t>
        </w:r>
      </w:ins>
    </w:p>
    <w:p w:rsidR="00884637" w:rsidRDefault="00884637" w:rsidP="00884637">
      <w:pPr>
        <w:numPr>
          <w:ilvl w:val="0"/>
          <w:numId w:val="32"/>
        </w:numPr>
        <w:jc w:val="both"/>
        <w:rPr>
          <w:ins w:id="1147" w:author="Kazy Nguyen" w:date="2018-05-13T15:34:00Z"/>
        </w:rPr>
      </w:pPr>
      <w:ins w:id="1148" w:author="Kazy Nguyen" w:date="2018-05-13T15:34:00Z">
        <w:r>
          <w:t>And Automated function testing tool.</w:t>
        </w:r>
      </w:ins>
    </w:p>
    <w:p w:rsidR="00884637" w:rsidRDefault="00884637">
      <w:pPr>
        <w:pStyle w:val="Heading3"/>
        <w:rPr>
          <w:ins w:id="1149" w:author="Kazy Nguyen" w:date="2018-05-13T15:34:00Z"/>
        </w:rPr>
        <w:pPrChange w:id="1150" w:author="Kazy Nguyen" w:date="2018-05-01T14:15:00Z">
          <w:pPr>
            <w:pStyle w:val="Heading4"/>
            <w:jc w:val="center"/>
          </w:pPr>
        </w:pPrChange>
      </w:pPr>
      <w:bookmarkStart w:id="1151" w:name="_Toc513984843"/>
      <w:ins w:id="1152" w:author="Kazy Nguyen" w:date="2018-05-13T15:34:00Z">
        <w:r>
          <w:t>Version control system</w:t>
        </w:r>
        <w:bookmarkEnd w:id="1151"/>
      </w:ins>
    </w:p>
    <w:p w:rsidR="00884637" w:rsidRDefault="00884637">
      <w:pPr>
        <w:pStyle w:val="BodyText"/>
        <w:jc w:val="both"/>
        <w:rPr>
          <w:ins w:id="1153" w:author="Kazy Nguyen" w:date="2018-05-13T15:34:00Z"/>
        </w:rPr>
        <w:pPrChange w:id="1154" w:author="Kazy Nguyen" w:date="2018-04-30T16:53:00Z">
          <w:pPr>
            <w:pStyle w:val="BodyText"/>
          </w:pPr>
        </w:pPrChange>
      </w:pPr>
      <w:ins w:id="1155" w:author="Kazy Nguyen" w:date="2018-05-13T15:34:00Z">
        <w:del w:id="1156" w:author="Kazy Nguyen" w:date="2018-04-30T16:54:00Z">
          <w:r w:rsidDel="00B93D2A">
            <w:delText>Version control system, also</w:delText>
          </w:r>
        </w:del>
        <w:r>
          <w:t xml:space="preserve">As known as revision control or source control is a component of software configuration management, </w:t>
        </w:r>
        <w:del w:id="1157" w:author="Kazy Nguyen" w:date="2018-04-30T16:54:00Z">
          <w:r w:rsidDel="00B93D2A">
            <w:delText xml:space="preserve">which </w:delText>
          </w:r>
        </w:del>
        <w:r>
          <w:t xml:space="preserve">version control system used to manage files change in project. </w:t>
        </w:r>
      </w:ins>
    </w:p>
    <w:p w:rsidR="00884637" w:rsidRDefault="00884637" w:rsidP="00884637">
      <w:pPr>
        <w:pStyle w:val="BodyText"/>
        <w:rPr>
          <w:ins w:id="1158" w:author="Kazy Nguyen" w:date="2018-05-13T15:34:00Z"/>
        </w:rPr>
      </w:pPr>
      <w:ins w:id="1159" w:author="Kazy Nguyen" w:date="2018-05-13T15:34:00Z">
        <w:r>
          <w:t>For now, we have several systems, which can support us to work like:</w:t>
        </w:r>
      </w:ins>
    </w:p>
    <w:p w:rsidR="00884637" w:rsidRDefault="00884637" w:rsidP="00884637">
      <w:pPr>
        <w:pStyle w:val="BodyText"/>
        <w:numPr>
          <w:ilvl w:val="0"/>
          <w:numId w:val="32"/>
        </w:numPr>
        <w:rPr>
          <w:ins w:id="1160" w:author="Kazy Nguyen" w:date="2018-05-13T15:34:00Z"/>
        </w:rPr>
      </w:pPr>
      <w:ins w:id="1161" w:author="Kazy Nguyen" w:date="2018-05-13T15:34:00Z">
        <w:r>
          <w:t xml:space="preserve">Git </w:t>
        </w:r>
        <w:r w:rsidRPr="00B93D2A">
          <w:rPr>
            <w:color w:val="FF0000"/>
            <w:rPrChange w:id="1162" w:author="Kazy Nguyen" w:date="2018-04-30T16:58:00Z">
              <w:rPr/>
            </w:rPrChange>
          </w:rPr>
          <w:t>– (brief introduction)</w:t>
        </w:r>
      </w:ins>
    </w:p>
    <w:p w:rsidR="00884637" w:rsidRDefault="00884637" w:rsidP="00884637">
      <w:pPr>
        <w:pStyle w:val="BodyText"/>
        <w:numPr>
          <w:ilvl w:val="0"/>
          <w:numId w:val="32"/>
        </w:numPr>
        <w:rPr>
          <w:ins w:id="1163" w:author="Kazy Nguyen" w:date="2018-05-13T15:34:00Z"/>
        </w:rPr>
      </w:pPr>
      <w:ins w:id="1164" w:author="Kazy Nguyen" w:date="2018-05-13T15:34:00Z">
        <w:r>
          <w:t>SVN</w:t>
        </w:r>
        <w:r w:rsidRPr="00CB6571">
          <w:rPr>
            <w:color w:val="FF0000"/>
          </w:rPr>
          <w:t>– (brief introduction)</w:t>
        </w:r>
      </w:ins>
    </w:p>
    <w:p w:rsidR="00884637" w:rsidRDefault="00884637" w:rsidP="00884637">
      <w:pPr>
        <w:pStyle w:val="BodyText"/>
        <w:numPr>
          <w:ilvl w:val="0"/>
          <w:numId w:val="32"/>
        </w:numPr>
        <w:rPr>
          <w:ins w:id="1165" w:author="Kazy Nguyen" w:date="2018-05-13T15:34:00Z"/>
        </w:rPr>
      </w:pPr>
      <w:ins w:id="1166" w:author="Kazy Nguyen" w:date="2018-05-13T15:34:00Z">
        <w:r>
          <w:t>Mercurial</w:t>
        </w:r>
        <w:r w:rsidRPr="00CB6571">
          <w:rPr>
            <w:color w:val="FF0000"/>
          </w:rPr>
          <w:t>– (brief introduction)</w:t>
        </w:r>
      </w:ins>
    </w:p>
    <w:p w:rsidR="00884637" w:rsidRDefault="00884637" w:rsidP="00884637">
      <w:pPr>
        <w:pStyle w:val="BodyText"/>
        <w:numPr>
          <w:ilvl w:val="0"/>
          <w:numId w:val="32"/>
        </w:numPr>
        <w:rPr>
          <w:ins w:id="1167" w:author="Kazy Nguyen" w:date="2018-05-13T15:34:00Z"/>
        </w:rPr>
      </w:pPr>
      <w:ins w:id="1168" w:author="Kazy Nguyen" w:date="2018-05-13T15:34:00Z">
        <w:r>
          <w:t>Team Foundation Server</w:t>
        </w:r>
        <w:r w:rsidRPr="00CB6571">
          <w:rPr>
            <w:color w:val="FF0000"/>
          </w:rPr>
          <w:t>– (brief introduction)</w:t>
        </w:r>
      </w:ins>
    </w:p>
    <w:p w:rsidR="00884637" w:rsidRDefault="00884637" w:rsidP="00884637">
      <w:pPr>
        <w:pStyle w:val="BodyText"/>
        <w:numPr>
          <w:ilvl w:val="0"/>
          <w:numId w:val="32"/>
        </w:numPr>
        <w:rPr>
          <w:ins w:id="1169" w:author="Kazy Nguyen" w:date="2018-05-13T15:34:00Z"/>
        </w:rPr>
      </w:pPr>
      <w:ins w:id="1170" w:author="Kazy Nguyen" w:date="2018-05-13T15:34:00Z">
        <w:r>
          <w:t>Visual Studio Team Services</w:t>
        </w:r>
        <w:r w:rsidRPr="00CB6571">
          <w:rPr>
            <w:color w:val="FF0000"/>
          </w:rPr>
          <w:t>– (brief introduction)</w:t>
        </w:r>
      </w:ins>
    </w:p>
    <w:p w:rsidR="00884637" w:rsidRDefault="00884637" w:rsidP="00884637">
      <w:pPr>
        <w:pStyle w:val="BodyText"/>
        <w:numPr>
          <w:ilvl w:val="0"/>
          <w:numId w:val="32"/>
        </w:numPr>
        <w:rPr>
          <w:ins w:id="1171" w:author="Kazy Nguyen" w:date="2018-05-13T15:34:00Z"/>
        </w:rPr>
      </w:pPr>
      <w:ins w:id="1172" w:author="Kazy Nguyen" w:date="2018-05-13T15:34:00Z">
        <w:r>
          <w:t>…</w:t>
        </w:r>
      </w:ins>
    </w:p>
    <w:p w:rsidR="00884637" w:rsidDel="00B93D2A" w:rsidRDefault="00884637">
      <w:pPr>
        <w:pStyle w:val="BodyText"/>
        <w:jc w:val="both"/>
        <w:rPr>
          <w:ins w:id="1173" w:author="Kazy Nguyen" w:date="2018-05-13T15:34:00Z"/>
          <w:del w:id="1174" w:author="Kazy Nguyen" w:date="2018-04-30T16:58:00Z"/>
        </w:rPr>
        <w:pPrChange w:id="1175" w:author="Kazy Nguyen" w:date="2018-04-30T16:55:00Z">
          <w:pPr>
            <w:pStyle w:val="BodyText"/>
          </w:pPr>
        </w:pPrChange>
      </w:pPr>
      <w:ins w:id="1176" w:author="Kazy Nguyen" w:date="2018-05-13T15:34:00Z">
        <w:r>
          <w:lastRenderedPageBreak/>
          <w:t xml:space="preserve">Version control manages changes to set of data over time. The process firstly starts with </w:t>
        </w:r>
        <w:r w:rsidRPr="0082198B">
          <w:rPr>
            <w:i/>
          </w:rPr>
          <w:t>checking out</w:t>
        </w:r>
        <w:r>
          <w:t xml:space="preserve"> or </w:t>
        </w:r>
        <w:r w:rsidRPr="0082198B">
          <w:rPr>
            <w:i/>
          </w:rPr>
          <w:t>clone</w:t>
        </w:r>
        <w:r>
          <w:rPr>
            <w:i/>
          </w:rPr>
          <w:t xml:space="preserve"> </w:t>
        </w:r>
        <w:r w:rsidRPr="00A10D1D">
          <w:t>repository</w:t>
        </w:r>
        <w:r>
          <w:t xml:space="preserve"> to local repository. Project development team member can work with local repository by modifying or creating new files. The local repository after that need to be checked in or committed to existing branch or creating new branch. In some system like Git, the changes after committing is not available in remote repository until pushing the committed changes. </w:t>
        </w:r>
      </w:ins>
    </w:p>
    <w:p w:rsidR="00884637" w:rsidRPr="00DB1297" w:rsidRDefault="00884637">
      <w:pPr>
        <w:pStyle w:val="BodyText"/>
        <w:jc w:val="both"/>
        <w:rPr>
          <w:ins w:id="1177" w:author="Kazy Nguyen" w:date="2018-05-13T15:34:00Z"/>
        </w:rPr>
        <w:pPrChange w:id="1178" w:author="Kazy Nguyen" w:date="2018-04-30T16:55:00Z">
          <w:pPr>
            <w:pStyle w:val="BodyText"/>
          </w:pPr>
        </w:pPrChange>
      </w:pPr>
      <w:ins w:id="1179" w:author="Kazy Nguyen" w:date="2018-05-13T15:34:00Z">
        <w:del w:id="1180" w:author="Kazy Nguyen" w:date="2018-04-30T16:56:00Z">
          <w:r w:rsidDel="00B93D2A">
            <w:delText xml:space="preserve">If </w:delText>
          </w:r>
        </w:del>
        <w:r>
          <w:t xml:space="preserve">When </w:t>
        </w:r>
        <w:del w:id="1181" w:author="Kazy Nguyen" w:date="2018-04-30T16:56:00Z">
          <w:r w:rsidDel="00B93D2A">
            <w:delText xml:space="preserve">multiple </w:delText>
          </w:r>
        </w:del>
        <w:r>
          <w:t>a group of people working in a same document or file, the conflict issue may happen when they push their code. In this case, they need to pull the newer code to local branch and merge this code to their local code before pushing to remote repository.</w:t>
        </w:r>
        <w:del w:id="1182" w:author="Kazy Nguyen" w:date="2018-04-30T16:57:00Z">
          <w:r w:rsidDel="00B93D2A">
            <w:delText xml:space="preserve">     </w:delText>
          </w:r>
        </w:del>
      </w:ins>
    </w:p>
    <w:p w:rsidR="00884637" w:rsidRDefault="00884637" w:rsidP="00884637">
      <w:pPr>
        <w:jc w:val="both"/>
        <w:rPr>
          <w:ins w:id="1183" w:author="Kazy Nguyen" w:date="2018-05-13T15:34:00Z"/>
        </w:rPr>
      </w:pPr>
      <w:ins w:id="1184" w:author="Kazy Nguyen" w:date="2018-05-13T15:34:00Z">
        <w:r>
          <w:t xml:space="preserve">In this thesis, we choose GIT as version control system for project. </w:t>
        </w:r>
        <w:r w:rsidRPr="00B93D2A">
          <w:rPr>
            <w:color w:val="FF0000"/>
            <w:rPrChange w:id="1185" w:author="Kazy Nguyen" w:date="2018-04-30T16:57:00Z">
              <w:rPr/>
            </w:rPrChange>
          </w:rPr>
          <w:t xml:space="preserve">– </w:t>
        </w:r>
        <w:proofErr w:type="spellStart"/>
        <w:r w:rsidRPr="00B93D2A">
          <w:rPr>
            <w:color w:val="FF0000"/>
            <w:rPrChange w:id="1186" w:author="Kazy Nguyen" w:date="2018-04-30T16:57:00Z">
              <w:rPr/>
            </w:rPrChange>
          </w:rPr>
          <w:t>tại</w:t>
        </w:r>
        <w:proofErr w:type="spellEnd"/>
        <w:r w:rsidRPr="00B93D2A">
          <w:rPr>
            <w:color w:val="FF0000"/>
            <w:rPrChange w:id="1187" w:author="Kazy Nguyen" w:date="2018-04-30T16:57:00Z">
              <w:rPr/>
            </w:rPrChange>
          </w:rPr>
          <w:t xml:space="preserve"> </w:t>
        </w:r>
        <w:proofErr w:type="spellStart"/>
        <w:r w:rsidRPr="00B93D2A">
          <w:rPr>
            <w:color w:val="FF0000"/>
            <w:rPrChange w:id="1188" w:author="Kazy Nguyen" w:date="2018-04-30T16:57:00Z">
              <w:rPr/>
            </w:rPrChange>
          </w:rPr>
          <w:t>sao</w:t>
        </w:r>
        <w:proofErr w:type="spellEnd"/>
        <w:r w:rsidRPr="00B93D2A">
          <w:rPr>
            <w:color w:val="FF0000"/>
            <w:rPrChange w:id="1189" w:author="Kazy Nguyen" w:date="2018-04-30T16:57:00Z">
              <w:rPr/>
            </w:rPrChange>
          </w:rPr>
          <w:t xml:space="preserve"> </w:t>
        </w:r>
        <w:proofErr w:type="spellStart"/>
        <w:r w:rsidRPr="00B93D2A">
          <w:rPr>
            <w:color w:val="FF0000"/>
            <w:rPrChange w:id="1190" w:author="Kazy Nguyen" w:date="2018-04-30T16:57:00Z">
              <w:rPr/>
            </w:rPrChange>
          </w:rPr>
          <w:t>lại</w:t>
        </w:r>
        <w:proofErr w:type="spellEnd"/>
        <w:r w:rsidRPr="00B93D2A">
          <w:rPr>
            <w:color w:val="FF0000"/>
            <w:rPrChange w:id="1191" w:author="Kazy Nguyen" w:date="2018-04-30T16:57:00Z">
              <w:rPr/>
            </w:rPrChange>
          </w:rPr>
          <w:t xml:space="preserve"> </w:t>
        </w:r>
        <w:proofErr w:type="spellStart"/>
        <w:r w:rsidRPr="00B93D2A">
          <w:rPr>
            <w:color w:val="FF0000"/>
            <w:rPrChange w:id="1192" w:author="Kazy Nguyen" w:date="2018-04-30T16:57:00Z">
              <w:rPr/>
            </w:rPrChange>
          </w:rPr>
          <w:t>chọn</w:t>
        </w:r>
        <w:proofErr w:type="spellEnd"/>
        <w:r w:rsidRPr="00B93D2A">
          <w:rPr>
            <w:color w:val="FF0000"/>
            <w:rPrChange w:id="1193" w:author="Kazy Nguyen" w:date="2018-04-30T16:57:00Z">
              <w:rPr/>
            </w:rPrChange>
          </w:rPr>
          <w:t xml:space="preserve"> GIT </w:t>
        </w:r>
        <w:proofErr w:type="spellStart"/>
        <w:r w:rsidRPr="00B93D2A">
          <w:rPr>
            <w:color w:val="FF0000"/>
            <w:rPrChange w:id="1194" w:author="Kazy Nguyen" w:date="2018-04-30T16:57:00Z">
              <w:rPr/>
            </w:rPrChange>
          </w:rPr>
          <w:t>mà</w:t>
        </w:r>
        <w:proofErr w:type="spellEnd"/>
        <w:r w:rsidRPr="00B93D2A">
          <w:rPr>
            <w:color w:val="FF0000"/>
            <w:rPrChange w:id="1195" w:author="Kazy Nguyen" w:date="2018-04-30T16:57:00Z">
              <w:rPr/>
            </w:rPrChange>
          </w:rPr>
          <w:t xml:space="preserve"> </w:t>
        </w:r>
        <w:proofErr w:type="spellStart"/>
        <w:r w:rsidRPr="00B93D2A">
          <w:rPr>
            <w:color w:val="FF0000"/>
            <w:rPrChange w:id="1196" w:author="Kazy Nguyen" w:date="2018-04-30T16:57:00Z">
              <w:rPr/>
            </w:rPrChange>
          </w:rPr>
          <w:t>ko</w:t>
        </w:r>
        <w:proofErr w:type="spellEnd"/>
        <w:r w:rsidRPr="00B93D2A">
          <w:rPr>
            <w:color w:val="FF0000"/>
            <w:rPrChange w:id="1197" w:author="Kazy Nguyen" w:date="2018-04-30T16:57:00Z">
              <w:rPr/>
            </w:rPrChange>
          </w:rPr>
          <w:t xml:space="preserve"> </w:t>
        </w:r>
        <w:proofErr w:type="spellStart"/>
        <w:r w:rsidRPr="00B93D2A">
          <w:rPr>
            <w:color w:val="FF0000"/>
            <w:rPrChange w:id="1198" w:author="Kazy Nguyen" w:date="2018-04-30T16:57:00Z">
              <w:rPr/>
            </w:rPrChange>
          </w:rPr>
          <w:t>chọn</w:t>
        </w:r>
        <w:proofErr w:type="spellEnd"/>
        <w:r w:rsidRPr="00B93D2A">
          <w:rPr>
            <w:color w:val="FF0000"/>
            <w:rPrChange w:id="1199" w:author="Kazy Nguyen" w:date="2018-04-30T16:57:00Z">
              <w:rPr/>
            </w:rPrChange>
          </w:rPr>
          <w:t xml:space="preserve"> </w:t>
        </w:r>
        <w:proofErr w:type="spellStart"/>
        <w:r w:rsidRPr="00B93D2A">
          <w:rPr>
            <w:color w:val="FF0000"/>
            <w:rPrChange w:id="1200" w:author="Kazy Nguyen" w:date="2018-04-30T16:57:00Z">
              <w:rPr/>
            </w:rPrChange>
          </w:rPr>
          <w:t>những</w:t>
        </w:r>
        <w:proofErr w:type="spellEnd"/>
        <w:r w:rsidRPr="00B93D2A">
          <w:rPr>
            <w:color w:val="FF0000"/>
            <w:rPrChange w:id="1201" w:author="Kazy Nguyen" w:date="2018-04-30T16:57:00Z">
              <w:rPr/>
            </w:rPrChange>
          </w:rPr>
          <w:t xml:space="preserve"> tool version control </w:t>
        </w:r>
        <w:proofErr w:type="spellStart"/>
        <w:r w:rsidRPr="00B93D2A">
          <w:rPr>
            <w:color w:val="FF0000"/>
            <w:rPrChange w:id="1202" w:author="Kazy Nguyen" w:date="2018-04-30T16:57:00Z">
              <w:rPr/>
            </w:rPrChange>
          </w:rPr>
          <w:t>khác</w:t>
        </w:r>
        <w:proofErr w:type="spellEnd"/>
        <w:r w:rsidRPr="00B93D2A">
          <w:rPr>
            <w:color w:val="FF0000"/>
            <w:rPrChange w:id="1203" w:author="Kazy Nguyen" w:date="2018-04-30T16:57:00Z">
              <w:rPr/>
            </w:rPrChange>
          </w:rPr>
          <w:t>?</w:t>
        </w:r>
      </w:ins>
    </w:p>
    <w:p w:rsidR="00884637" w:rsidRDefault="00884637">
      <w:pPr>
        <w:pStyle w:val="Heading3"/>
        <w:rPr>
          <w:ins w:id="1204" w:author="Kazy Nguyen" w:date="2018-05-13T15:34:00Z"/>
        </w:rPr>
        <w:pPrChange w:id="1205" w:author="Kazy Nguyen" w:date="2018-05-01T14:16:00Z">
          <w:pPr>
            <w:pStyle w:val="Heading4"/>
            <w:jc w:val="center"/>
          </w:pPr>
        </w:pPrChange>
      </w:pPr>
      <w:bookmarkStart w:id="1206" w:name="_Toc513984844"/>
      <w:ins w:id="1207" w:author="Kazy Nguyen" w:date="2018-05-13T15:34:00Z">
        <w:r>
          <w:t>Continuous Integration and Continuous Deployment server</w:t>
        </w:r>
        <w:bookmarkEnd w:id="1206"/>
      </w:ins>
    </w:p>
    <w:p w:rsidR="00884637" w:rsidRDefault="00884637" w:rsidP="00884637">
      <w:pPr>
        <w:jc w:val="both"/>
        <w:rPr>
          <w:ins w:id="1208" w:author="Kazy Nguyen" w:date="2018-05-13T15:34:00Z"/>
        </w:rPr>
      </w:pPr>
      <w:ins w:id="1209" w:author="Kazy Nguyen" w:date="2018-05-13T15:34:00Z">
        <w:r>
          <w:t>Nowadays, there are many CI/CD systems presented to the world included open source or paid version:</w:t>
        </w:r>
      </w:ins>
    </w:p>
    <w:p w:rsidR="00884637" w:rsidRDefault="00884637" w:rsidP="00884637">
      <w:pPr>
        <w:numPr>
          <w:ilvl w:val="0"/>
          <w:numId w:val="32"/>
        </w:numPr>
        <w:jc w:val="both"/>
        <w:rPr>
          <w:ins w:id="1210" w:author="Kazy Nguyen" w:date="2018-05-13T15:34:00Z"/>
        </w:rPr>
      </w:pPr>
      <w:ins w:id="1211" w:author="Kazy Nguyen" w:date="2018-05-13T15:34:00Z">
        <w:r>
          <w:t>Jenkins</w:t>
        </w:r>
        <w:r w:rsidRPr="00CB6571">
          <w:rPr>
            <w:color w:val="FF0000"/>
          </w:rPr>
          <w:t>– (brief introduction)</w:t>
        </w:r>
      </w:ins>
    </w:p>
    <w:p w:rsidR="00884637" w:rsidRDefault="00884637" w:rsidP="00884637">
      <w:pPr>
        <w:numPr>
          <w:ilvl w:val="0"/>
          <w:numId w:val="32"/>
        </w:numPr>
        <w:jc w:val="both"/>
        <w:rPr>
          <w:ins w:id="1212" w:author="Kazy Nguyen" w:date="2018-05-13T15:34:00Z"/>
        </w:rPr>
      </w:pPr>
      <w:ins w:id="1213" w:author="Kazy Nguyen" w:date="2018-05-13T15:34:00Z">
        <w:r>
          <w:t>TeamCity</w:t>
        </w:r>
        <w:r w:rsidRPr="00CB6571">
          <w:rPr>
            <w:color w:val="FF0000"/>
          </w:rPr>
          <w:t>– (brief introduction)</w:t>
        </w:r>
      </w:ins>
    </w:p>
    <w:p w:rsidR="00884637" w:rsidRDefault="00884637" w:rsidP="00884637">
      <w:pPr>
        <w:numPr>
          <w:ilvl w:val="0"/>
          <w:numId w:val="32"/>
        </w:numPr>
        <w:jc w:val="both"/>
        <w:rPr>
          <w:ins w:id="1214" w:author="Kazy Nguyen" w:date="2018-05-13T15:34:00Z"/>
        </w:rPr>
      </w:pPr>
      <w:ins w:id="1215" w:author="Kazy Nguyen" w:date="2018-05-13T15:34:00Z">
        <w:r>
          <w:t>Travis CI</w:t>
        </w:r>
        <w:r w:rsidRPr="00CB6571">
          <w:rPr>
            <w:color w:val="FF0000"/>
          </w:rPr>
          <w:t>– (brief introduction)</w:t>
        </w:r>
      </w:ins>
    </w:p>
    <w:p w:rsidR="00884637" w:rsidRDefault="00884637" w:rsidP="00884637">
      <w:pPr>
        <w:numPr>
          <w:ilvl w:val="0"/>
          <w:numId w:val="32"/>
        </w:numPr>
        <w:jc w:val="both"/>
        <w:rPr>
          <w:ins w:id="1216" w:author="Kazy Nguyen" w:date="2018-05-13T15:34:00Z"/>
        </w:rPr>
      </w:pPr>
      <w:ins w:id="1217" w:author="Kazy Nguyen" w:date="2018-05-13T15:34:00Z">
        <w:r>
          <w:t>Go CD</w:t>
        </w:r>
        <w:r w:rsidRPr="00CB6571">
          <w:rPr>
            <w:color w:val="FF0000"/>
          </w:rPr>
          <w:t>– (brief introduction)</w:t>
        </w:r>
      </w:ins>
    </w:p>
    <w:p w:rsidR="00884637" w:rsidRDefault="00884637" w:rsidP="00884637">
      <w:pPr>
        <w:numPr>
          <w:ilvl w:val="0"/>
          <w:numId w:val="32"/>
        </w:numPr>
        <w:jc w:val="both"/>
        <w:rPr>
          <w:ins w:id="1218" w:author="Kazy Nguyen" w:date="2018-05-13T15:34:00Z"/>
        </w:rPr>
      </w:pPr>
      <w:ins w:id="1219" w:author="Kazy Nguyen" w:date="2018-05-13T15:34:00Z">
        <w:r>
          <w:t>Bamboo</w:t>
        </w:r>
        <w:r w:rsidRPr="00CB6571">
          <w:rPr>
            <w:color w:val="FF0000"/>
          </w:rPr>
          <w:t>– (brief introduction)</w:t>
        </w:r>
      </w:ins>
    </w:p>
    <w:p w:rsidR="00884637" w:rsidRDefault="00884637" w:rsidP="00884637">
      <w:pPr>
        <w:numPr>
          <w:ilvl w:val="0"/>
          <w:numId w:val="32"/>
        </w:numPr>
        <w:jc w:val="both"/>
        <w:rPr>
          <w:ins w:id="1220" w:author="Kazy Nguyen" w:date="2018-05-13T15:34:00Z"/>
        </w:rPr>
      </w:pPr>
      <w:proofErr w:type="spellStart"/>
      <w:ins w:id="1221" w:author="Kazy Nguyen" w:date="2018-05-13T15:34:00Z">
        <w:r>
          <w:t>GitLab</w:t>
        </w:r>
        <w:proofErr w:type="spellEnd"/>
        <w:r>
          <w:t xml:space="preserve"> CI</w:t>
        </w:r>
        <w:r w:rsidRPr="00CB6571">
          <w:rPr>
            <w:color w:val="FF0000"/>
          </w:rPr>
          <w:t>– (brief introduction)</w:t>
        </w:r>
      </w:ins>
    </w:p>
    <w:p w:rsidR="00884637" w:rsidRDefault="00884637" w:rsidP="00884637">
      <w:pPr>
        <w:numPr>
          <w:ilvl w:val="0"/>
          <w:numId w:val="32"/>
        </w:numPr>
        <w:jc w:val="both"/>
        <w:rPr>
          <w:ins w:id="1222" w:author="Kazy Nguyen" w:date="2018-05-13T15:34:00Z"/>
        </w:rPr>
      </w:pPr>
      <w:ins w:id="1223" w:author="Kazy Nguyen" w:date="2018-05-13T15:34:00Z">
        <w:r>
          <w:t>…</w:t>
        </w:r>
      </w:ins>
    </w:p>
    <w:p w:rsidR="00884637" w:rsidRDefault="00884637" w:rsidP="00884637">
      <w:pPr>
        <w:jc w:val="both"/>
        <w:rPr>
          <w:ins w:id="1224" w:author="Kazy Nguyen" w:date="2018-05-13T15:34:00Z"/>
        </w:rPr>
      </w:pPr>
      <w:ins w:id="1225" w:author="Kazy Nguyen" w:date="2018-05-13T15:34:00Z">
        <w:r>
          <w:t xml:space="preserve">In this thesis, </w:t>
        </w:r>
        <w:del w:id="1226" w:author="Kazy Nguyen" w:date="2018-04-30T16:59:00Z">
          <w:r w:rsidDel="00B93D2A">
            <w:delText>I chose</w:delText>
          </w:r>
        </w:del>
        <w:r>
          <w:t xml:space="preserve">the author choose Jenkins as an CI/CD server </w:t>
        </w:r>
        <w:del w:id="1227" w:author="Kazy Nguyen" w:date="2018-04-30T16:59:00Z">
          <w:r w:rsidDel="00B93D2A">
            <w:delText>because</w:delText>
          </w:r>
        </w:del>
        <w:r>
          <w:t>due to the list reason below:</w:t>
        </w:r>
      </w:ins>
    </w:p>
    <w:p w:rsidR="00884637" w:rsidRDefault="00884637" w:rsidP="00884637">
      <w:pPr>
        <w:numPr>
          <w:ilvl w:val="0"/>
          <w:numId w:val="32"/>
        </w:numPr>
        <w:jc w:val="both"/>
        <w:rPr>
          <w:ins w:id="1228" w:author="Kazy Nguyen" w:date="2018-05-13T15:34:00Z"/>
        </w:rPr>
      </w:pPr>
      <w:ins w:id="1229" w:author="Kazy Nguyen" w:date="2018-05-13T15:34:00Z">
        <w:r>
          <w:rPr>
            <w:b/>
          </w:rPr>
          <w:t xml:space="preserve">The fee: </w:t>
        </w:r>
        <w:r w:rsidRPr="00B931E3">
          <w:t xml:space="preserve">Jenkins is </w:t>
        </w:r>
        <w:r>
          <w:t xml:space="preserve">a </w:t>
        </w:r>
        <w:r w:rsidRPr="00B931E3">
          <w:t>free</w:t>
        </w:r>
        <w:del w:id="1230" w:author="Kazy Nguyen" w:date="2018-04-30T17:01:00Z">
          <w:r w:rsidRPr="00B93D2A" w:rsidDel="00B93D2A">
            <w:delText xml:space="preserve">: </w:delText>
          </w:r>
          <w:r w:rsidDel="00B93D2A">
            <w:delText>Jenkins is an</w:delText>
          </w:r>
        </w:del>
        <w:r>
          <w:t xml:space="preserve"> open source written by Java. Every people can use Jenkins for their project without any fee. It’s published under MIT license, therefor everybody can free </w:t>
        </w:r>
        <w:del w:id="1231" w:author="Kazy Nguyen" w:date="2018-05-01T17:39:00Z">
          <w:r w:rsidDel="00BD1E02">
            <w:delText xml:space="preserve">for </w:delText>
          </w:r>
        </w:del>
        <w:r>
          <w:t>to use and distribute.</w:t>
        </w:r>
      </w:ins>
    </w:p>
    <w:p w:rsidR="00884637" w:rsidRDefault="00884637" w:rsidP="00884637">
      <w:pPr>
        <w:numPr>
          <w:ilvl w:val="0"/>
          <w:numId w:val="32"/>
        </w:numPr>
        <w:jc w:val="both"/>
        <w:rPr>
          <w:ins w:id="1232" w:author="Kazy Nguyen" w:date="2018-05-13T15:34:00Z"/>
        </w:rPr>
      </w:pPr>
      <w:ins w:id="1233" w:author="Kazy Nguyen" w:date="2018-05-13T15:34:00Z">
        <w:del w:id="1234" w:author="Kazy Nguyen" w:date="2018-04-30T17:01:00Z">
          <w:r w:rsidRPr="00B93D2A" w:rsidDel="00B93D2A">
            <w:rPr>
              <w:b/>
              <w:rPrChange w:id="1235" w:author="Kazy Nguyen" w:date="2018-04-30T17:00:00Z">
                <w:rPr/>
              </w:rPrChange>
            </w:rPr>
            <w:lastRenderedPageBreak/>
            <w:delText>Jenkins is</w:delText>
          </w:r>
        </w:del>
        <w:r>
          <w:rPr>
            <w:b/>
          </w:rPr>
          <w:t>The</w:t>
        </w:r>
        <w:r w:rsidRPr="00B93D2A">
          <w:rPr>
            <w:b/>
            <w:rPrChange w:id="1236" w:author="Kazy Nguyen" w:date="2018-04-30T17:00:00Z">
              <w:rPr/>
            </w:rPrChange>
          </w:rPr>
          <w:t xml:space="preserve"> flexib</w:t>
        </w:r>
        <w:r>
          <w:rPr>
            <w:b/>
          </w:rPr>
          <w:t>i</w:t>
        </w:r>
        <w:r w:rsidRPr="00B93D2A">
          <w:rPr>
            <w:b/>
            <w:rPrChange w:id="1237" w:author="Kazy Nguyen" w:date="2018-04-30T17:00:00Z">
              <w:rPr/>
            </w:rPrChange>
          </w:rPr>
          <w:t>l</w:t>
        </w:r>
        <w:r>
          <w:rPr>
            <w:b/>
          </w:rPr>
          <w:t>ity</w:t>
        </w:r>
        <w:del w:id="1238" w:author="Kazy Nguyen" w:date="2018-04-30T17:01:00Z">
          <w:r w:rsidRPr="00B93D2A" w:rsidDel="00B93D2A">
            <w:rPr>
              <w:b/>
              <w:rPrChange w:id="1239" w:author="Kazy Nguyen" w:date="2018-04-30T17:00:00Z">
                <w:rPr/>
              </w:rPrChange>
            </w:rPr>
            <w:delText>e</w:delText>
          </w:r>
        </w:del>
        <w:r w:rsidRPr="00B93D2A">
          <w:rPr>
            <w:b/>
            <w:rPrChange w:id="1240" w:author="Kazy Nguyen" w:date="2018-04-30T17:00:00Z">
              <w:rPr/>
            </w:rPrChange>
          </w:rPr>
          <w:t>:</w:t>
        </w:r>
        <w:r>
          <w:t xml:space="preserve"> Jenkins is very flexible because it has many extensions (through plugins). Until now, Jenkins has 1000+ plugins, which support people to build their own CI/CD server.</w:t>
        </w:r>
      </w:ins>
    </w:p>
    <w:p w:rsidR="00884637" w:rsidRDefault="00884637" w:rsidP="00884637">
      <w:pPr>
        <w:numPr>
          <w:ilvl w:val="0"/>
          <w:numId w:val="32"/>
        </w:numPr>
        <w:jc w:val="both"/>
        <w:rPr>
          <w:ins w:id="1241" w:author="Kazy Nguyen" w:date="2018-05-13T15:34:00Z"/>
        </w:rPr>
      </w:pPr>
      <w:ins w:id="1242" w:author="Kazy Nguyen" w:date="2018-05-13T15:34:00Z">
        <w:r w:rsidRPr="00B93D2A">
          <w:rPr>
            <w:b/>
            <w:rPrChange w:id="1243" w:author="Kazy Nguyen" w:date="2018-04-30T17:00:00Z">
              <w:rPr/>
            </w:rPrChange>
          </w:rPr>
          <w:t xml:space="preserve">Support </w:t>
        </w:r>
        <w:del w:id="1244" w:author="Kazy Nguyen" w:date="2018-05-01T17:40:00Z">
          <w:r w:rsidRPr="00B93D2A" w:rsidDel="00BD1E02">
            <w:rPr>
              <w:b/>
              <w:rPrChange w:id="1245" w:author="Kazy Nguyen" w:date="2018-04-30T17:00:00Z">
                <w:rPr/>
              </w:rPrChange>
            </w:rPr>
            <w:delText xml:space="preserve">many </w:delText>
          </w:r>
        </w:del>
        <w:r>
          <w:rPr>
            <w:b/>
          </w:rPr>
          <w:t>multi</w:t>
        </w:r>
        <w:r w:rsidRPr="00B93D2A">
          <w:rPr>
            <w:b/>
            <w:rPrChange w:id="1246" w:author="Kazy Nguyen" w:date="2018-04-30T17:00:00Z">
              <w:rPr/>
            </w:rPrChange>
          </w:rPr>
          <w:t xml:space="preserve"> languages:</w:t>
        </w:r>
        <w:r>
          <w:t xml:space="preserve"> Jenkins </w:t>
        </w:r>
        <w:del w:id="1247" w:author="Kazy Nguyen" w:date="2018-05-01T17:40:00Z">
          <w:r w:rsidDel="00BD1E02">
            <w:delText xml:space="preserve">supported </w:delText>
          </w:r>
        </w:del>
        <w:r>
          <w:t xml:space="preserve">supports almost every development language, no matter project using Java, C#, PHP, … or </w:t>
        </w:r>
        <w:proofErr w:type="spellStart"/>
        <w:r>
          <w:t>NodeJS</w:t>
        </w:r>
        <w:proofErr w:type="spellEnd"/>
        <w:r>
          <w:t>.</w:t>
        </w:r>
        <w:del w:id="1248" w:author="Kazy Nguyen" w:date="2018-05-01T17:41:00Z">
          <w:r w:rsidDel="00BD1E02">
            <w:delText xml:space="preserve">S… </w:delText>
          </w:r>
        </w:del>
      </w:ins>
    </w:p>
    <w:p w:rsidR="00884637" w:rsidRDefault="00884637" w:rsidP="00884637">
      <w:pPr>
        <w:numPr>
          <w:ilvl w:val="0"/>
          <w:numId w:val="32"/>
        </w:numPr>
        <w:jc w:val="both"/>
        <w:rPr>
          <w:ins w:id="1249" w:author="Kazy Nguyen" w:date="2018-05-13T15:34:00Z"/>
        </w:rPr>
      </w:pPr>
      <w:ins w:id="1250" w:author="Kazy Nguyen" w:date="2018-05-13T15:34:00Z">
        <w:del w:id="1251" w:author="Kazy Nguyen" w:date="2018-04-30T17:01:00Z">
          <w:r w:rsidRPr="00B93D2A" w:rsidDel="00B93D2A">
            <w:rPr>
              <w:b/>
              <w:rPrChange w:id="1252" w:author="Kazy Nguyen" w:date="2018-04-30T17:00:00Z">
                <w:rPr/>
              </w:rPrChange>
            </w:rPr>
            <w:delText>Jenkins c</w:delText>
          </w:r>
        </w:del>
        <w:r>
          <w:rPr>
            <w:b/>
          </w:rPr>
          <w:t>The c</w:t>
        </w:r>
        <w:r w:rsidRPr="00B93D2A">
          <w:rPr>
            <w:b/>
            <w:rPrChange w:id="1253" w:author="Kazy Nguyen" w:date="2018-04-30T17:00:00Z">
              <w:rPr/>
            </w:rPrChange>
          </w:rPr>
          <w:t>ommunities:</w:t>
        </w:r>
        <w:r>
          <w:t xml:space="preserve"> </w:t>
        </w:r>
        <w:del w:id="1254" w:author="Kazy Nguyen" w:date="2018-04-30T17:02:00Z">
          <w:r w:rsidDel="00B93D2A">
            <w:delText>Because of</w:delText>
          </w:r>
        </w:del>
        <w:r>
          <w:t xml:space="preserve">Jenkin is the free of charge tool, and everybody can distribute it, </w:t>
        </w:r>
        <w:del w:id="1255" w:author="Kazy Nguyen" w:date="2018-05-01T17:41:00Z">
          <w:r w:rsidDel="00BD1E02">
            <w:delText>so now</w:delText>
          </w:r>
        </w:del>
        <w:r>
          <w:t xml:space="preserve">that is the reason why Jenkins has </w:t>
        </w:r>
        <w:del w:id="1256" w:author="Kazy Nguyen" w:date="2018-05-01T17:42:00Z">
          <w:r w:rsidDel="00BD1E02">
            <w:delText xml:space="preserve">many </w:delText>
          </w:r>
        </w:del>
        <w:r>
          <w:t xml:space="preserve">a </w:t>
        </w:r>
        <w:del w:id="1257" w:author="Kazy Nguyen" w:date="2018-05-01T17:42:00Z">
          <w:r w:rsidDel="00BD1E02">
            <w:delText xml:space="preserve">big </w:delText>
          </w:r>
        </w:del>
        <w:r>
          <w:t>large communities, which can support and answer every questions related to Jenkins.</w:t>
        </w:r>
        <w:r w:rsidRPr="00B93D2A">
          <w:rPr>
            <w:color w:val="FF0000"/>
          </w:rPr>
          <w:t xml:space="preserve"> </w:t>
        </w:r>
        <w:r w:rsidRPr="00CB6571">
          <w:rPr>
            <w:color w:val="FF0000"/>
          </w:rPr>
          <w:t>(</w:t>
        </w:r>
        <w:proofErr w:type="spellStart"/>
        <w:r w:rsidRPr="00CB6571">
          <w:rPr>
            <w:color w:val="FF0000"/>
          </w:rPr>
          <w:t>Dẫn</w:t>
        </w:r>
        <w:proofErr w:type="spellEnd"/>
        <w:r w:rsidRPr="00CB6571">
          <w:rPr>
            <w:color w:val="FF0000"/>
          </w:rPr>
          <w:t xml:space="preserve"> </w:t>
        </w:r>
        <w:proofErr w:type="spellStart"/>
        <w:r w:rsidRPr="00CB6571">
          <w:rPr>
            <w:color w:val="FF0000"/>
          </w:rPr>
          <w:t>chứng</w:t>
        </w:r>
        <w:proofErr w:type="spellEnd"/>
        <w:r w:rsidRPr="00CB6571">
          <w:rPr>
            <w:color w:val="FF0000"/>
          </w:rPr>
          <w:t>)</w:t>
        </w:r>
      </w:ins>
    </w:p>
    <w:p w:rsidR="00884637" w:rsidRDefault="00884637" w:rsidP="00884637">
      <w:pPr>
        <w:numPr>
          <w:ilvl w:val="0"/>
          <w:numId w:val="32"/>
        </w:numPr>
        <w:jc w:val="both"/>
        <w:rPr>
          <w:ins w:id="1258" w:author="Kazy Nguyen" w:date="2018-05-13T15:34:00Z"/>
        </w:rPr>
      </w:pPr>
      <w:ins w:id="1259" w:author="Kazy Nguyen" w:date="2018-05-13T15:34:00Z">
        <w:r w:rsidRPr="00B93D2A">
          <w:rPr>
            <w:b/>
            <w:rPrChange w:id="1260" w:author="Kazy Nguyen" w:date="2018-04-30T17:02:00Z">
              <w:rPr/>
            </w:rPrChange>
          </w:rPr>
          <w:t xml:space="preserve">Top CI/CD server: </w:t>
        </w:r>
        <w:r>
          <w:t xml:space="preserve">Jenkins is one of biggest names in CI/CD world. </w:t>
        </w:r>
        <w:r w:rsidRPr="00B93D2A">
          <w:rPr>
            <w:color w:val="FF0000"/>
            <w:rPrChange w:id="1261" w:author="Kazy Nguyen" w:date="2018-04-30T17:03:00Z">
              <w:rPr/>
            </w:rPrChange>
          </w:rPr>
          <w:t>(</w:t>
        </w:r>
        <w:proofErr w:type="spellStart"/>
        <w:r w:rsidRPr="00B93D2A">
          <w:rPr>
            <w:color w:val="FF0000"/>
            <w:rPrChange w:id="1262" w:author="Kazy Nguyen" w:date="2018-04-30T17:03:00Z">
              <w:rPr/>
            </w:rPrChange>
          </w:rPr>
          <w:t>Dẫn</w:t>
        </w:r>
        <w:proofErr w:type="spellEnd"/>
        <w:r w:rsidRPr="00B93D2A">
          <w:rPr>
            <w:color w:val="FF0000"/>
            <w:rPrChange w:id="1263" w:author="Kazy Nguyen" w:date="2018-04-30T17:03:00Z">
              <w:rPr/>
            </w:rPrChange>
          </w:rPr>
          <w:t xml:space="preserve"> </w:t>
        </w:r>
        <w:proofErr w:type="spellStart"/>
        <w:r w:rsidRPr="00B93D2A">
          <w:rPr>
            <w:color w:val="FF0000"/>
            <w:rPrChange w:id="1264" w:author="Kazy Nguyen" w:date="2018-04-30T17:03:00Z">
              <w:rPr/>
            </w:rPrChange>
          </w:rPr>
          <w:t>chứng</w:t>
        </w:r>
        <w:proofErr w:type="spellEnd"/>
        <w:r w:rsidRPr="00B93D2A">
          <w:rPr>
            <w:color w:val="FF0000"/>
            <w:rPrChange w:id="1265" w:author="Kazy Nguyen" w:date="2018-04-30T17:03:00Z">
              <w:rPr/>
            </w:rPrChange>
          </w:rPr>
          <w:t>)</w:t>
        </w:r>
      </w:ins>
    </w:p>
    <w:p w:rsidR="00884637" w:rsidRDefault="00884637">
      <w:pPr>
        <w:pStyle w:val="Heading3"/>
        <w:rPr>
          <w:ins w:id="1266" w:author="Kazy Nguyen" w:date="2018-05-13T15:34:00Z"/>
        </w:rPr>
        <w:pPrChange w:id="1267" w:author="Kazy Nguyen" w:date="2018-05-01T14:16:00Z">
          <w:pPr>
            <w:pStyle w:val="Heading4"/>
            <w:jc w:val="center"/>
          </w:pPr>
        </w:pPrChange>
      </w:pPr>
      <w:bookmarkStart w:id="1268" w:name="_Toc513984845"/>
      <w:ins w:id="1269" w:author="Kazy Nguyen" w:date="2018-05-13T15:34:00Z">
        <w:r>
          <w:t>Automated function testing tool</w:t>
        </w:r>
        <w:bookmarkEnd w:id="1268"/>
      </w:ins>
    </w:p>
    <w:p w:rsidR="00884637" w:rsidRDefault="00884637" w:rsidP="00884637">
      <w:pPr>
        <w:jc w:val="both"/>
        <w:rPr>
          <w:ins w:id="1270" w:author="Kazy Nguyen" w:date="2018-05-13T15:34:00Z"/>
        </w:rPr>
      </w:pPr>
      <w:ins w:id="1271" w:author="Kazy Nguyen" w:date="2018-05-13T15:34:00Z">
        <w:r w:rsidRPr="00AD0F87">
          <w:t>One of the biggest benefit when project team apply CICD is Automated Testing.</w:t>
        </w:r>
      </w:ins>
    </w:p>
    <w:p w:rsidR="00884637" w:rsidRDefault="00884637" w:rsidP="00884637">
      <w:pPr>
        <w:jc w:val="both"/>
        <w:rPr>
          <w:ins w:id="1272" w:author="Kazy Nguyen" w:date="2018-05-13T15:34:00Z"/>
        </w:rPr>
      </w:pPr>
      <w:ins w:id="1273" w:author="Kazy Nguyen" w:date="2018-05-13T15:34:00Z">
        <w:r>
          <w:t>Automated Testing -</w:t>
        </w:r>
        <w:del w:id="1274" w:author="Kazy Nguyen" w:date="2018-04-30T18:35:00Z">
          <w:r w:rsidDel="006422A6">
            <w:delText>,</w:delText>
          </w:r>
        </w:del>
        <w:r>
          <w:t xml:space="preserve"> as it self-describe can help team member easier to run automation test. Imagine that </w:t>
        </w:r>
        <w:del w:id="1275" w:author="Kazy Nguyen" w:date="2018-04-30T18:31:00Z">
          <w:r w:rsidDel="006422A6">
            <w:delText>team member</w:delText>
          </w:r>
        </w:del>
        <w:r>
          <w:t xml:space="preserve">you just need to write Unit tests only one time and the unit test will be run </w:t>
        </w:r>
        <w:del w:id="1276" w:author="Kazy Nguyen" w:date="2018-04-30T18:35:00Z">
          <w:r w:rsidDel="006422A6">
            <w:delText xml:space="preserve">them </w:delText>
          </w:r>
        </w:del>
        <w:r>
          <w:t xml:space="preserve">every time whenever the new change checked in automatically. The result of Unit test was tracked in CICD system time by time. </w:t>
        </w:r>
        <w:r w:rsidRPr="006422A6">
          <w:rPr>
            <w:color w:val="FF0000"/>
            <w:rPrChange w:id="1277" w:author="Kazy Nguyen" w:date="2018-04-30T18:37:00Z">
              <w:rPr/>
            </w:rPrChange>
          </w:rPr>
          <w:t xml:space="preserve">Moreover, project team member can configure CICD system to send test report to </w:t>
        </w:r>
        <w:del w:id="1278" w:author="Kazy Nguyen" w:date="2018-04-30T18:48:00Z">
          <w:r w:rsidRPr="006422A6" w:rsidDel="00703376">
            <w:rPr>
              <w:color w:val="FF0000"/>
              <w:rPrChange w:id="1279" w:author="Kazy Nguyen" w:date="2018-04-30T18:37:00Z">
                <w:rPr/>
              </w:rPrChange>
            </w:rPr>
            <w:delText>fixed team members</w:delText>
          </w:r>
        </w:del>
        <w:r>
          <w:rPr>
            <w:color w:val="FF0000"/>
          </w:rPr>
          <w:t>specified person</w:t>
        </w:r>
        <w:r>
          <w:t xml:space="preserve">. </w:t>
        </w:r>
        <w:r w:rsidRPr="006422A6">
          <w:rPr>
            <w:color w:val="FF0000"/>
            <w:rPrChange w:id="1280" w:author="Kazy Nguyen" w:date="2018-04-30T18:38:00Z">
              <w:rPr/>
            </w:rPrChange>
          </w:rPr>
          <w:t>Last, CICD system can prevent new change</w:t>
        </w:r>
        <w:r>
          <w:rPr>
            <w:color w:val="FF0000"/>
          </w:rPr>
          <w:t>d</w:t>
        </w:r>
        <w:r w:rsidRPr="006422A6">
          <w:rPr>
            <w:color w:val="FF0000"/>
            <w:rPrChange w:id="1281" w:author="Kazy Nguyen" w:date="2018-04-30T18:38:00Z">
              <w:rPr/>
            </w:rPrChange>
          </w:rPr>
          <w:t xml:space="preserve"> code to be merged into master branch if one of the Unit test case fail to run.</w:t>
        </w:r>
      </w:ins>
    </w:p>
    <w:p w:rsidR="00884637" w:rsidRDefault="00884637" w:rsidP="00884637">
      <w:pPr>
        <w:jc w:val="both"/>
        <w:rPr>
          <w:ins w:id="1282" w:author="Kazy Nguyen" w:date="2018-05-13T15:34:00Z"/>
        </w:rPr>
      </w:pPr>
      <w:ins w:id="1283" w:author="Kazy Nguyen" w:date="2018-05-13T15:34:00Z">
        <w:r>
          <w:t xml:space="preserve">Not like Version Control System, Automation testing tool depends on programming language. Some </w:t>
        </w:r>
        <w:del w:id="1284" w:author="Kazy Nguyen" w:date="2018-04-30T18:39:00Z">
          <w:r w:rsidDel="006422A6">
            <w:delText xml:space="preserve">of them </w:delText>
          </w:r>
        </w:del>
        <w:r>
          <w:t xml:space="preserve">support </w:t>
        </w:r>
        <w:del w:id="1285" w:author="Kazy Nguyen" w:date="2018-04-30T18:40:00Z">
          <w:r w:rsidDel="006422A6">
            <w:delText xml:space="preserve">many </w:delText>
          </w:r>
        </w:del>
        <w:r>
          <w:t xml:space="preserve">multiple programming languages like Selenium (support: Java, C#, Python, </w:t>
        </w:r>
        <w:proofErr w:type="spellStart"/>
        <w:r>
          <w:t>Javascript</w:t>
        </w:r>
        <w:proofErr w:type="spellEnd"/>
        <w:r>
          <w:t xml:space="preserve">…), </w:t>
        </w:r>
        <w:del w:id="1286" w:author="Kazy Nguyen" w:date="2018-04-30T18:39:00Z">
          <w:r w:rsidDel="006422A6">
            <w:delText>some of them</w:delText>
          </w:r>
        </w:del>
        <w:r>
          <w:t xml:space="preserve">while the other </w:t>
        </w:r>
        <w:del w:id="1287" w:author="Kazy Nguyen" w:date="2018-04-30T18:39:00Z">
          <w:r w:rsidDel="006422A6">
            <w:delText xml:space="preserve">just </w:delText>
          </w:r>
        </w:del>
        <w:r>
          <w:t xml:space="preserve">only support one programming language like </w:t>
        </w:r>
        <w:proofErr w:type="spellStart"/>
        <w:r>
          <w:t>Watir</w:t>
        </w:r>
        <w:proofErr w:type="spellEnd"/>
        <w:r>
          <w:t xml:space="preserve"> (support Ruby only) Jasmine (support testing JavaScript code) or Unified Functional Testing (support VBScript only).</w:t>
        </w:r>
      </w:ins>
    </w:p>
    <w:p w:rsidR="00884637" w:rsidRDefault="00884637" w:rsidP="00884637">
      <w:pPr>
        <w:jc w:val="both"/>
        <w:rPr>
          <w:ins w:id="1288" w:author="Kazy Nguyen" w:date="2018-05-13T15:34:00Z"/>
        </w:rPr>
      </w:pPr>
      <w:ins w:id="1289" w:author="Kazy Nguyen" w:date="2018-05-13T15:34:00Z">
        <w:r>
          <w:lastRenderedPageBreak/>
          <w:t xml:space="preserve"> </w:t>
        </w:r>
        <w:r>
          <w:rPr>
            <w:noProof/>
            <w:lang w:eastAsia="en-US"/>
          </w:rPr>
          <w:drawing>
            <wp:inline distT="0" distB="0" distL="0" distR="0" wp14:anchorId="518AD08D" wp14:editId="556F8B6F">
              <wp:extent cx="5943600" cy="4216882"/>
              <wp:effectExtent l="0" t="0" r="0" b="0"/>
              <wp:docPr id="36" name="Picture 36" descr="https://cdn-images-1.medium.com/max/1500/1*HncwcxDa_pXORBx4IEGt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500/1*HncwcxDa_pXORBx4IEGt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16882"/>
                      </a:xfrm>
                      <a:prstGeom prst="rect">
                        <a:avLst/>
                      </a:prstGeom>
                      <a:noFill/>
                      <a:ln>
                        <a:noFill/>
                      </a:ln>
                    </pic:spPr>
                  </pic:pic>
                </a:graphicData>
              </a:graphic>
            </wp:inline>
          </w:drawing>
        </w:r>
      </w:ins>
    </w:p>
    <w:p w:rsidR="00884637" w:rsidRDefault="00884637" w:rsidP="00884637">
      <w:pPr>
        <w:jc w:val="both"/>
        <w:rPr>
          <w:ins w:id="1290" w:author="Kazy Nguyen" w:date="2018-05-13T15:34:00Z"/>
        </w:rPr>
      </w:pPr>
      <w:ins w:id="1291" w:author="Kazy Nguyen" w:date="2018-05-13T15:34:00Z">
        <w:r>
          <w:t>Figure 5.1.2.3: Some Automation Testing tool</w:t>
        </w:r>
      </w:ins>
    </w:p>
    <w:p w:rsidR="00884637" w:rsidRPr="00AD0F87" w:rsidRDefault="00884637" w:rsidP="00884637">
      <w:pPr>
        <w:jc w:val="both"/>
        <w:rPr>
          <w:ins w:id="1292" w:author="Kazy Nguyen" w:date="2018-05-13T15:34:00Z"/>
        </w:rPr>
      </w:pPr>
      <w:ins w:id="1293" w:author="Kazy Nguyen" w:date="2018-05-13T15:34:00Z">
        <w:del w:id="1294" w:author="Kazy Nguyen" w:date="2018-04-30T18:41:00Z">
          <w:r w:rsidDel="006422A6">
            <w:delText>In this thesis, bases on</w:delText>
          </w:r>
        </w:del>
        <w:r>
          <w:t xml:space="preserve">Due to sample project written by Angular 5 with </w:t>
        </w:r>
        <w:proofErr w:type="spellStart"/>
        <w:r>
          <w:t>TypeScript</w:t>
        </w:r>
        <w:proofErr w:type="spellEnd"/>
        <w:r>
          <w:t>, in this thesis, the author</w:t>
        </w:r>
        <w:del w:id="1295" w:author="Kazy Nguyen" w:date="2018-04-30T18:40:00Z">
          <w:r w:rsidDel="006422A6">
            <w:delText>I</w:delText>
          </w:r>
        </w:del>
        <w:r>
          <w:t xml:space="preserve"> chose Jasmine as JavaScript automated testing tool and Karma as test runner.</w:t>
        </w:r>
        <w:r>
          <w:tab/>
          <w:t xml:space="preserve"> </w:t>
        </w:r>
      </w:ins>
    </w:p>
    <w:p w:rsidR="00884637" w:rsidRPr="008B6984" w:rsidRDefault="00884637" w:rsidP="00884637">
      <w:pPr>
        <w:pStyle w:val="Heading2"/>
        <w:jc w:val="both"/>
        <w:rPr>
          <w:ins w:id="1296" w:author="Kazy Nguyen" w:date="2018-05-13T15:34:00Z"/>
        </w:rPr>
      </w:pPr>
      <w:bookmarkStart w:id="1297" w:name="_Toc513984846"/>
      <w:ins w:id="1298" w:author="Kazy Nguyen" w:date="2018-05-13T15:34:00Z">
        <w:r>
          <w:t>Specific the work</w:t>
        </w:r>
        <w:bookmarkEnd w:id="1297"/>
      </w:ins>
    </w:p>
    <w:p w:rsidR="00884637" w:rsidRDefault="00884637" w:rsidP="00884637">
      <w:pPr>
        <w:pStyle w:val="BodyText"/>
        <w:jc w:val="both"/>
        <w:rPr>
          <w:ins w:id="1299" w:author="Kazy Nguyen" w:date="2018-05-13T15:34:00Z"/>
          <w:color w:val="FF0000"/>
        </w:rPr>
      </w:pPr>
      <w:ins w:id="1300" w:author="Kazy Nguyen" w:date="2018-05-13T15:34:00Z">
        <w:r>
          <w:rPr>
            <w:color w:val="FF0000"/>
          </w:rPr>
          <w:t xml:space="preserve">On this thesis, the author </w:t>
        </w:r>
        <w:proofErr w:type="gramStart"/>
        <w:r>
          <w:rPr>
            <w:color w:val="FF0000"/>
          </w:rPr>
          <w:t>want</w:t>
        </w:r>
        <w:proofErr w:type="gramEnd"/>
        <w:r>
          <w:rPr>
            <w:color w:val="FF0000"/>
          </w:rPr>
          <w:t xml:space="preserve"> to focus on CICD part on Web application development, so that this sub-chapter only shows step by step of the work while applying the CICD into case study.</w:t>
        </w:r>
      </w:ins>
    </w:p>
    <w:p w:rsidR="00884637" w:rsidRPr="008B6984" w:rsidRDefault="00884637" w:rsidP="00884637">
      <w:pPr>
        <w:pStyle w:val="Heading3"/>
        <w:jc w:val="both"/>
        <w:rPr>
          <w:ins w:id="1301" w:author="Kazy Nguyen" w:date="2018-05-13T15:34:00Z"/>
        </w:rPr>
      </w:pPr>
      <w:bookmarkStart w:id="1302" w:name="_Toc513984847"/>
      <w:ins w:id="1303" w:author="Kazy Nguyen" w:date="2018-05-13T15:34:00Z">
        <w:r>
          <w:t>Step by step</w:t>
        </w:r>
        <w:bookmarkEnd w:id="1302"/>
      </w:ins>
    </w:p>
    <w:p w:rsidR="00884637" w:rsidRDefault="00884637" w:rsidP="00884637">
      <w:pPr>
        <w:pStyle w:val="BodyText"/>
        <w:numPr>
          <w:ilvl w:val="0"/>
          <w:numId w:val="44"/>
        </w:numPr>
        <w:jc w:val="both"/>
        <w:rPr>
          <w:ins w:id="1304" w:author="Kazy Nguyen" w:date="2018-05-13T15:34:00Z"/>
          <w:color w:val="FF0000"/>
        </w:rPr>
      </w:pPr>
      <w:ins w:id="1305" w:author="Kazy Nguyen" w:date="2018-05-13T15:34:00Z">
        <w:r>
          <w:rPr>
            <w:color w:val="FF0000"/>
          </w:rPr>
          <w:t>Install CICD server - Jenkins</w:t>
        </w:r>
      </w:ins>
    </w:p>
    <w:p w:rsidR="00884637" w:rsidRDefault="00884637" w:rsidP="00884637">
      <w:pPr>
        <w:pStyle w:val="BodyText"/>
        <w:numPr>
          <w:ilvl w:val="0"/>
          <w:numId w:val="44"/>
        </w:numPr>
        <w:jc w:val="both"/>
        <w:rPr>
          <w:ins w:id="1306" w:author="Kazy Nguyen" w:date="2018-05-13T15:34:00Z"/>
          <w:color w:val="FF0000"/>
        </w:rPr>
      </w:pPr>
      <w:ins w:id="1307" w:author="Kazy Nguyen" w:date="2018-05-13T15:34:00Z">
        <w:r>
          <w:rPr>
            <w:color w:val="FF0000"/>
          </w:rPr>
          <w:t>Install - Sonar</w:t>
        </w:r>
      </w:ins>
    </w:p>
    <w:p w:rsidR="00884637" w:rsidRDefault="00884637" w:rsidP="00884637">
      <w:pPr>
        <w:pStyle w:val="BodyText"/>
        <w:numPr>
          <w:ilvl w:val="0"/>
          <w:numId w:val="44"/>
        </w:numPr>
        <w:jc w:val="both"/>
        <w:rPr>
          <w:ins w:id="1308" w:author="Kazy Nguyen" w:date="2018-05-13T15:34:00Z"/>
          <w:color w:val="FF0000"/>
        </w:rPr>
      </w:pPr>
      <w:ins w:id="1309" w:author="Kazy Nguyen" w:date="2018-05-13T15:34:00Z">
        <w:r>
          <w:rPr>
            <w:color w:val="FF0000"/>
          </w:rPr>
          <w:lastRenderedPageBreak/>
          <w:t>Install deployment hosting - Apache</w:t>
        </w:r>
      </w:ins>
    </w:p>
    <w:p w:rsidR="00884637" w:rsidRDefault="00884637" w:rsidP="00884637">
      <w:pPr>
        <w:pStyle w:val="BodyText"/>
        <w:numPr>
          <w:ilvl w:val="0"/>
          <w:numId w:val="44"/>
        </w:numPr>
        <w:jc w:val="both"/>
        <w:rPr>
          <w:ins w:id="1310" w:author="Kazy Nguyen" w:date="2018-05-13T15:34:00Z"/>
          <w:color w:val="FF0000"/>
        </w:rPr>
      </w:pPr>
      <w:ins w:id="1311" w:author="Kazy Nguyen" w:date="2018-05-13T15:34:00Z">
        <w:r>
          <w:rPr>
            <w:color w:val="FF0000"/>
          </w:rPr>
          <w:t>Configuration</w:t>
        </w:r>
      </w:ins>
    </w:p>
    <w:p w:rsidR="00884637" w:rsidRDefault="00884637" w:rsidP="00884637">
      <w:pPr>
        <w:pStyle w:val="BodyText"/>
        <w:numPr>
          <w:ilvl w:val="0"/>
          <w:numId w:val="44"/>
        </w:numPr>
        <w:jc w:val="both"/>
        <w:rPr>
          <w:ins w:id="1312" w:author="Kazy Nguyen" w:date="2018-05-13T15:34:00Z"/>
          <w:color w:val="FF0000"/>
        </w:rPr>
      </w:pPr>
      <w:ins w:id="1313" w:author="Kazy Nguyen" w:date="2018-05-13T15:34:00Z">
        <w:r>
          <w:rPr>
            <w:color w:val="FF0000"/>
          </w:rPr>
          <w:t>Create Continuous Integration pipeline Jenkins</w:t>
        </w:r>
      </w:ins>
    </w:p>
    <w:p w:rsidR="00884637" w:rsidRDefault="00884637" w:rsidP="00884637">
      <w:pPr>
        <w:pStyle w:val="BodyText"/>
        <w:numPr>
          <w:ilvl w:val="0"/>
          <w:numId w:val="44"/>
        </w:numPr>
        <w:jc w:val="both"/>
        <w:rPr>
          <w:ins w:id="1314" w:author="Kazy Nguyen" w:date="2018-05-13T15:34:00Z"/>
          <w:color w:val="FF0000"/>
        </w:rPr>
      </w:pPr>
      <w:ins w:id="1315" w:author="Kazy Nguyen" w:date="2018-05-13T15:34:00Z">
        <w:r>
          <w:rPr>
            <w:color w:val="FF0000"/>
          </w:rPr>
          <w:t>Create Continuous Deployment pipeline Jenkins</w:t>
        </w:r>
      </w:ins>
    </w:p>
    <w:p w:rsidR="00884637" w:rsidRDefault="00884637" w:rsidP="00884637">
      <w:pPr>
        <w:pStyle w:val="BodyText"/>
        <w:numPr>
          <w:ilvl w:val="0"/>
          <w:numId w:val="44"/>
        </w:numPr>
        <w:jc w:val="both"/>
        <w:rPr>
          <w:ins w:id="1316" w:author="Kazy Nguyen" w:date="2018-05-13T15:34:00Z"/>
          <w:color w:val="FF0000"/>
        </w:rPr>
      </w:pPr>
      <w:ins w:id="1317" w:author="Kazy Nguyen" w:date="2018-05-13T15:34:00Z">
        <w:r>
          <w:rPr>
            <w:color w:val="FF0000"/>
          </w:rPr>
          <w:t>Maintain script.</w:t>
        </w:r>
      </w:ins>
    </w:p>
    <w:p w:rsidR="00884637" w:rsidRDefault="00884637" w:rsidP="00884637">
      <w:pPr>
        <w:pStyle w:val="Heading3"/>
        <w:jc w:val="both"/>
        <w:rPr>
          <w:ins w:id="1318" w:author="Kazy Nguyen" w:date="2018-05-13T15:34:00Z"/>
        </w:rPr>
      </w:pPr>
      <w:bookmarkStart w:id="1319" w:name="_Toc513984848"/>
      <w:ins w:id="1320" w:author="Kazy Nguyen" w:date="2018-05-13T15:34:00Z">
        <w:r>
          <w:t>Install Docker</w:t>
        </w:r>
        <w:bookmarkEnd w:id="1319"/>
      </w:ins>
    </w:p>
    <w:p w:rsidR="00884637" w:rsidRDefault="00884637" w:rsidP="00884637">
      <w:pPr>
        <w:pStyle w:val="BodyText"/>
        <w:rPr>
          <w:ins w:id="1321" w:author="Kazy Nguyen" w:date="2018-05-13T15:34:00Z"/>
        </w:rPr>
      </w:pPr>
      <w:ins w:id="1322" w:author="Kazy Nguyen" w:date="2018-05-13T15:34:00Z">
        <w:r>
          <w:t>Docker is a computer program which performs operating system level virtualization, developed by Docker Inc. In order to set up Jenkins, we can use Docker as container platform, which contains Jenkins image – as a container</w:t>
        </w:r>
      </w:ins>
    </w:p>
    <w:p w:rsidR="00884637" w:rsidRDefault="00884637" w:rsidP="00884637">
      <w:pPr>
        <w:pStyle w:val="BodyText"/>
        <w:rPr>
          <w:ins w:id="1323" w:author="Kazy Nguyen" w:date="2018-05-13T15:34:00Z"/>
        </w:rPr>
      </w:pPr>
      <w:ins w:id="1324" w:author="Kazy Nguyen" w:date="2018-05-13T15:34:00Z">
        <w:r>
          <w:t xml:space="preserve">Step 1: Get latest Docker Community Edition (Docker CE) at: </w:t>
        </w:r>
        <w:r>
          <w:fldChar w:fldCharType="begin"/>
        </w:r>
        <w:r>
          <w:instrText xml:space="preserve"> HYPERLINK "</w:instrText>
        </w:r>
        <w:r w:rsidRPr="003A71CB">
          <w:instrText>https://www.docker.com/community-edition#/download</w:instrText>
        </w:r>
        <w:r>
          <w:instrText xml:space="preserve">" </w:instrText>
        </w:r>
        <w:r>
          <w:fldChar w:fldCharType="separate"/>
        </w:r>
        <w:r w:rsidRPr="00782DBB">
          <w:rPr>
            <w:rStyle w:val="Hyperlink"/>
          </w:rPr>
          <w:t>https://www.docker.com/community-edition#/download</w:t>
        </w:r>
        <w:r>
          <w:fldChar w:fldCharType="end"/>
        </w:r>
      </w:ins>
    </w:p>
    <w:p w:rsidR="00884637" w:rsidRDefault="00884637" w:rsidP="00884637">
      <w:pPr>
        <w:pStyle w:val="BodyText"/>
        <w:rPr>
          <w:ins w:id="1325" w:author="Kazy Nguyen" w:date="2018-05-13T15:34:00Z"/>
        </w:rPr>
      </w:pPr>
      <w:ins w:id="1326" w:author="Kazy Nguyen" w:date="2018-05-13T15:34:00Z">
        <w:r>
          <w:t xml:space="preserve">Step 2: Install Docker  </w:t>
        </w:r>
      </w:ins>
    </w:p>
    <w:p w:rsidR="00884637" w:rsidRDefault="00884637" w:rsidP="00884637">
      <w:pPr>
        <w:pStyle w:val="BodyText"/>
        <w:rPr>
          <w:ins w:id="1327" w:author="Kazy Nguyen" w:date="2018-05-13T15:34:00Z"/>
        </w:rPr>
      </w:pPr>
      <w:ins w:id="1328" w:author="Kazy Nguyen" w:date="2018-05-13T15:34:00Z">
        <w:r>
          <w:rPr>
            <w:noProof/>
            <w:lang w:eastAsia="en-US"/>
          </w:rPr>
          <w:lastRenderedPageBreak/>
          <w:drawing>
            <wp:inline distT="0" distB="0" distL="0" distR="0" wp14:anchorId="334515D7" wp14:editId="7C639DE3">
              <wp:extent cx="5943600" cy="411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4800"/>
                      </a:xfrm>
                      <a:prstGeom prst="rect">
                        <a:avLst/>
                      </a:prstGeom>
                    </pic:spPr>
                  </pic:pic>
                </a:graphicData>
              </a:graphic>
            </wp:inline>
          </w:drawing>
        </w:r>
      </w:ins>
    </w:p>
    <w:p w:rsidR="00884637" w:rsidRDefault="00884637" w:rsidP="00884637">
      <w:pPr>
        <w:pStyle w:val="BodyText"/>
        <w:rPr>
          <w:ins w:id="1329" w:author="Kazy Nguyen" w:date="2018-05-13T15:34:00Z"/>
        </w:rPr>
      </w:pPr>
      <w:ins w:id="1330" w:author="Kazy Nguyen" w:date="2018-05-13T15:34:00Z">
        <w:r>
          <w:t xml:space="preserve">Step 3: Download and install </w:t>
        </w:r>
        <w:proofErr w:type="spellStart"/>
        <w:r>
          <w:t>Kitematic</w:t>
        </w:r>
        <w:proofErr w:type="spellEnd"/>
        <w:r>
          <w:t xml:space="preserve"> – a Graphical User Interface for Docker at </w:t>
        </w:r>
        <w:r>
          <w:fldChar w:fldCharType="begin"/>
        </w:r>
        <w:r>
          <w:instrText xml:space="preserve"> HYPERLINK "</w:instrText>
        </w:r>
        <w:r w:rsidRPr="0025284C">
          <w:instrText>https://kitematic.com/</w:instrText>
        </w:r>
        <w:r>
          <w:instrText xml:space="preserve">" </w:instrText>
        </w:r>
        <w:r>
          <w:fldChar w:fldCharType="separate"/>
        </w:r>
        <w:r w:rsidRPr="00B31E47">
          <w:rPr>
            <w:rStyle w:val="Hyperlink"/>
          </w:rPr>
          <w:t>https://kitematic.com/</w:t>
        </w:r>
        <w:r>
          <w:fldChar w:fldCharType="end"/>
        </w:r>
      </w:ins>
    </w:p>
    <w:p w:rsidR="00884637" w:rsidRPr="008B6984" w:rsidRDefault="00884637" w:rsidP="00884637">
      <w:pPr>
        <w:pStyle w:val="Heading3"/>
        <w:jc w:val="both"/>
        <w:rPr>
          <w:ins w:id="1331" w:author="Kazy Nguyen" w:date="2018-05-13T15:34:00Z"/>
        </w:rPr>
      </w:pPr>
      <w:bookmarkStart w:id="1332" w:name="_Toc513984849"/>
      <w:ins w:id="1333" w:author="Kazy Nguyen" w:date="2018-05-13T15:34:00Z">
        <w:r>
          <w:t>Install Jenkins</w:t>
        </w:r>
        <w:bookmarkEnd w:id="1332"/>
        <w:r>
          <w:t xml:space="preserve"> </w:t>
        </w:r>
      </w:ins>
    </w:p>
    <w:p w:rsidR="00884637" w:rsidRDefault="00884637" w:rsidP="00884637">
      <w:pPr>
        <w:pStyle w:val="BodyText"/>
        <w:rPr>
          <w:ins w:id="1334" w:author="Kazy Nguyen" w:date="2018-05-13T15:34:00Z"/>
        </w:rPr>
      </w:pPr>
      <w:ins w:id="1335" w:author="Kazy Nguyen" w:date="2018-05-13T15:34:00Z">
        <w:r w:rsidRPr="00DD3737">
          <w:t>With Docker, we can</w:t>
        </w:r>
        <w:r>
          <w:t xml:space="preserve"> easily</w:t>
        </w:r>
        <w:r w:rsidRPr="00DD3737">
          <w:t xml:space="preserve"> install </w:t>
        </w:r>
        <w:r>
          <w:t xml:space="preserve">and run </w:t>
        </w:r>
        <w:r w:rsidRPr="00DD3737">
          <w:t>Jenkins as a container</w:t>
        </w:r>
        <w:r>
          <w:t xml:space="preserve"> via some steps:</w:t>
        </w:r>
      </w:ins>
    </w:p>
    <w:p w:rsidR="00884637" w:rsidRDefault="00884637" w:rsidP="00884637">
      <w:pPr>
        <w:pStyle w:val="BodyText"/>
        <w:rPr>
          <w:ins w:id="1336" w:author="Kazy Nguyen" w:date="2018-05-13T15:34:00Z"/>
        </w:rPr>
      </w:pPr>
      <w:ins w:id="1337" w:author="Kazy Nguyen" w:date="2018-05-13T15:34:00Z">
        <w:r>
          <w:t xml:space="preserve">Step 1: Open </w:t>
        </w:r>
        <w:proofErr w:type="spellStart"/>
        <w:r>
          <w:t>Kitematic</w:t>
        </w:r>
        <w:proofErr w:type="spellEnd"/>
        <w:r>
          <w:t xml:space="preserve"> for Docker and create a Jenkins container</w:t>
        </w:r>
      </w:ins>
    </w:p>
    <w:p w:rsidR="00884637" w:rsidRDefault="00884637" w:rsidP="00884637">
      <w:pPr>
        <w:pStyle w:val="BodyText"/>
        <w:rPr>
          <w:ins w:id="1338" w:author="Kazy Nguyen" w:date="2018-05-13T15:34:00Z"/>
        </w:rPr>
      </w:pPr>
      <w:ins w:id="1339" w:author="Kazy Nguyen" w:date="2018-05-13T15:34:00Z">
        <w:r>
          <w:rPr>
            <w:noProof/>
            <w:lang w:eastAsia="en-US"/>
          </w:rPr>
          <w:lastRenderedPageBreak/>
          <w:drawing>
            <wp:inline distT="0" distB="0" distL="0" distR="0" wp14:anchorId="14AD03EE" wp14:editId="4C7C7BAE">
              <wp:extent cx="5943600" cy="374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k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ins>
    </w:p>
    <w:p w:rsidR="00884637" w:rsidRDefault="00884637" w:rsidP="00884637">
      <w:pPr>
        <w:pStyle w:val="BodyText"/>
        <w:rPr>
          <w:ins w:id="1340" w:author="Kazy Nguyen" w:date="2018-05-13T15:34:00Z"/>
        </w:rPr>
      </w:pPr>
      <w:ins w:id="1341" w:author="Kazy Nguyen" w:date="2018-05-13T15:34:00Z">
        <w:r>
          <w:t>Step 2: Start Jenkins container on Docker</w:t>
        </w:r>
      </w:ins>
    </w:p>
    <w:p w:rsidR="00884637" w:rsidRDefault="00884637" w:rsidP="00884637">
      <w:pPr>
        <w:pStyle w:val="BodyText"/>
        <w:rPr>
          <w:ins w:id="1342" w:author="Kazy Nguyen" w:date="2018-05-13T15:34:00Z"/>
        </w:rPr>
      </w:pPr>
      <w:ins w:id="1343" w:author="Kazy Nguyen" w:date="2018-05-13T15:34:00Z">
        <w:r>
          <w:rPr>
            <w:noProof/>
            <w:lang w:eastAsia="en-US"/>
          </w:rPr>
          <w:lastRenderedPageBreak/>
          <w:drawing>
            <wp:inline distT="0" distB="0" distL="0" distR="0" wp14:anchorId="5EA1A138" wp14:editId="79B2C778">
              <wp:extent cx="5943600" cy="374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 Jenkin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ins>
    </w:p>
    <w:p w:rsidR="00884637" w:rsidRDefault="00884637" w:rsidP="00884637">
      <w:pPr>
        <w:pStyle w:val="BodyText"/>
        <w:rPr>
          <w:ins w:id="1344" w:author="Kazy Nguyen" w:date="2018-05-13T15:34:00Z"/>
        </w:rPr>
      </w:pPr>
      <w:ins w:id="1345" w:author="Kazy Nguyen" w:date="2018-05-13T15:34:00Z">
        <w:r>
          <w:t>Step 3: Initial Jenkins and create first Admin user</w:t>
        </w:r>
      </w:ins>
    </w:p>
    <w:p w:rsidR="00884637" w:rsidRDefault="00884637" w:rsidP="00884637">
      <w:pPr>
        <w:pStyle w:val="BodyText"/>
        <w:rPr>
          <w:ins w:id="1346" w:author="Kazy Nguyen" w:date="2018-05-13T15:34:00Z"/>
        </w:rPr>
      </w:pPr>
      <w:ins w:id="1347" w:author="Kazy Nguyen" w:date="2018-05-13T15:34:00Z">
        <w:r>
          <w:rPr>
            <w:noProof/>
            <w:lang w:eastAsia="en-US"/>
          </w:rPr>
          <w:drawing>
            <wp:inline distT="0" distB="0" distL="0" distR="0" wp14:anchorId="5A9B3689" wp14:editId="0F880E00">
              <wp:extent cx="5943600" cy="2814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Default="00884637" w:rsidP="00884637">
      <w:pPr>
        <w:pStyle w:val="BodyText"/>
        <w:rPr>
          <w:ins w:id="1348" w:author="Kazy Nguyen" w:date="2018-05-13T15:34:00Z"/>
        </w:rPr>
      </w:pPr>
      <w:ins w:id="1349" w:author="Kazy Nguyen" w:date="2018-05-13T15:34:00Z">
        <w:r>
          <w:t>Step 4: Login to Jenkins by username, which created in previous step</w:t>
        </w:r>
      </w:ins>
    </w:p>
    <w:p w:rsidR="00884637" w:rsidRDefault="00884637" w:rsidP="00884637">
      <w:pPr>
        <w:pStyle w:val="BodyText"/>
        <w:rPr>
          <w:ins w:id="1350" w:author="Kazy Nguyen" w:date="2018-05-13T15:34:00Z"/>
        </w:rPr>
      </w:pPr>
      <w:ins w:id="1351" w:author="Kazy Nguyen" w:date="2018-05-13T15:34:00Z">
        <w:r>
          <w:rPr>
            <w:noProof/>
            <w:lang w:eastAsia="en-US"/>
          </w:rPr>
          <w:lastRenderedPageBreak/>
          <w:drawing>
            <wp:inline distT="0" distB="0" distL="0" distR="0" wp14:anchorId="718DBC83" wp14:editId="6585D55D">
              <wp:extent cx="5943600" cy="2814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DD3737" w:rsidRDefault="00884637" w:rsidP="00884637">
      <w:pPr>
        <w:pStyle w:val="BodyText"/>
        <w:rPr>
          <w:ins w:id="1352" w:author="Kazy Nguyen" w:date="2018-05-13T15:34:00Z"/>
        </w:rPr>
      </w:pPr>
      <w:ins w:id="1353" w:author="Kazy Nguyen" w:date="2018-05-13T15:34:00Z">
        <w:r>
          <w:t>After this step, you have completed the initialization Jenkins on your Docker.</w:t>
        </w:r>
      </w:ins>
    </w:p>
    <w:p w:rsidR="00884637" w:rsidRPr="008B6984" w:rsidRDefault="00884637" w:rsidP="00884637">
      <w:pPr>
        <w:pStyle w:val="Heading3"/>
        <w:jc w:val="both"/>
        <w:rPr>
          <w:ins w:id="1354" w:author="Kazy Nguyen" w:date="2018-05-13T15:34:00Z"/>
        </w:rPr>
      </w:pPr>
      <w:bookmarkStart w:id="1355" w:name="_Toc513984850"/>
      <w:ins w:id="1356" w:author="Kazy Nguyen" w:date="2018-05-13T15:34:00Z">
        <w:r>
          <w:t>Install Jenkins plugins</w:t>
        </w:r>
        <w:bookmarkEnd w:id="1355"/>
      </w:ins>
    </w:p>
    <w:p w:rsidR="00884637" w:rsidRDefault="00884637" w:rsidP="00884637">
      <w:pPr>
        <w:pStyle w:val="BodyText"/>
        <w:rPr>
          <w:ins w:id="1357" w:author="Kazy Nguyen" w:date="2018-05-13T15:34:00Z"/>
        </w:rPr>
      </w:pPr>
      <w:ins w:id="1358" w:author="Kazy Nguyen" w:date="2018-05-13T15:34:00Z">
        <w:r>
          <w:t xml:space="preserve">In this thesis statement, we are going to setup CICD environment for a </w:t>
        </w:r>
        <w:proofErr w:type="spellStart"/>
        <w:r>
          <w:t>NodeJS</w:t>
        </w:r>
        <w:proofErr w:type="spellEnd"/>
        <w:r>
          <w:t xml:space="preserve"> project. In order to setup Jenkins for </w:t>
        </w:r>
        <w:proofErr w:type="spellStart"/>
        <w:r>
          <w:t>NodeJS</w:t>
        </w:r>
        <w:proofErr w:type="spellEnd"/>
        <w:r>
          <w:t xml:space="preserve"> project, Jenkins need to be installed </w:t>
        </w:r>
        <w:proofErr w:type="spellStart"/>
        <w:r>
          <w:t>NodeJS</w:t>
        </w:r>
        <w:proofErr w:type="spellEnd"/>
        <w:r>
          <w:t xml:space="preserve"> plugin.</w:t>
        </w:r>
      </w:ins>
    </w:p>
    <w:p w:rsidR="00884637" w:rsidRDefault="00884637" w:rsidP="00884637">
      <w:pPr>
        <w:pStyle w:val="BodyText"/>
        <w:rPr>
          <w:ins w:id="1359" w:author="Kazy Nguyen" w:date="2018-05-13T15:34:00Z"/>
        </w:rPr>
      </w:pPr>
      <w:ins w:id="1360" w:author="Kazy Nguyen" w:date="2018-05-13T15:34:00Z">
        <w:r>
          <w:t xml:space="preserve">The steps to install </w:t>
        </w:r>
        <w:proofErr w:type="spellStart"/>
        <w:r>
          <w:t>NodeJS</w:t>
        </w:r>
        <w:proofErr w:type="spellEnd"/>
        <w:r>
          <w:t xml:space="preserve"> plugin on Jenkins: </w:t>
        </w:r>
      </w:ins>
    </w:p>
    <w:p w:rsidR="00884637" w:rsidRDefault="00884637" w:rsidP="00884637">
      <w:pPr>
        <w:pStyle w:val="BodyText"/>
        <w:rPr>
          <w:ins w:id="1361" w:author="Kazy Nguyen" w:date="2018-05-13T15:34:00Z"/>
        </w:rPr>
      </w:pPr>
      <w:ins w:id="1362" w:author="Kazy Nguyen" w:date="2018-05-13T15:34:00Z">
        <w:r>
          <w:t xml:space="preserve">Step 1: Find </w:t>
        </w:r>
        <w:proofErr w:type="spellStart"/>
        <w:r>
          <w:t>NodeJS</w:t>
        </w:r>
        <w:proofErr w:type="spellEnd"/>
        <w:r>
          <w:t xml:space="preserve"> plugin in tab Plugin Manager</w:t>
        </w:r>
      </w:ins>
    </w:p>
    <w:p w:rsidR="00884637" w:rsidRDefault="00884637" w:rsidP="00884637">
      <w:pPr>
        <w:pStyle w:val="BodyText"/>
        <w:rPr>
          <w:ins w:id="1363" w:author="Kazy Nguyen" w:date="2018-05-13T15:34:00Z"/>
        </w:rPr>
      </w:pPr>
      <w:ins w:id="1364" w:author="Kazy Nguyen" w:date="2018-05-13T15:34:00Z">
        <w:r>
          <w:rPr>
            <w:noProof/>
            <w:lang w:eastAsia="en-US"/>
          </w:rPr>
          <w:lastRenderedPageBreak/>
          <w:drawing>
            <wp:inline distT="0" distB="0" distL="0" distR="0" wp14:anchorId="5A5740A7" wp14:editId="605827C6">
              <wp:extent cx="5943600" cy="2814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Default="00884637" w:rsidP="00884637">
      <w:pPr>
        <w:pStyle w:val="BodyText"/>
        <w:rPr>
          <w:ins w:id="1365" w:author="Kazy Nguyen" w:date="2018-05-13T15:34:00Z"/>
        </w:rPr>
      </w:pPr>
      <w:ins w:id="1366" w:author="Kazy Nguyen" w:date="2018-05-13T15:34:00Z">
        <w:r>
          <w:t xml:space="preserve">Install </w:t>
        </w:r>
        <w:proofErr w:type="spellStart"/>
        <w:r>
          <w:t>NodeJS</w:t>
        </w:r>
        <w:proofErr w:type="spellEnd"/>
        <w:r>
          <w:t xml:space="preserve"> plugin and restart Jenkins.</w:t>
        </w:r>
      </w:ins>
    </w:p>
    <w:p w:rsidR="00884637" w:rsidRPr="00DD3737" w:rsidRDefault="00884637" w:rsidP="00884637">
      <w:pPr>
        <w:pStyle w:val="BodyText"/>
        <w:rPr>
          <w:ins w:id="1367" w:author="Kazy Nguyen" w:date="2018-05-13T15:34:00Z"/>
          <w:vertAlign w:val="subscript"/>
        </w:rPr>
      </w:pPr>
      <w:ins w:id="1368" w:author="Kazy Nguyen" w:date="2018-05-13T15:34:00Z">
        <w:r>
          <w:t xml:space="preserve">Step 2: Go to Global Tool Configuration, set up a </w:t>
        </w:r>
        <w:proofErr w:type="spellStart"/>
        <w:r>
          <w:t>NodeJS</w:t>
        </w:r>
        <w:proofErr w:type="spellEnd"/>
        <w:r>
          <w:t xml:space="preserve"> installation</w:t>
        </w:r>
      </w:ins>
    </w:p>
    <w:p w:rsidR="00884637" w:rsidRPr="00DD3737" w:rsidRDefault="00884637" w:rsidP="00884637">
      <w:pPr>
        <w:pStyle w:val="BodyText"/>
        <w:rPr>
          <w:ins w:id="1369" w:author="Kazy Nguyen" w:date="2018-05-13T15:34:00Z"/>
          <w:vertAlign w:val="subscript"/>
        </w:rPr>
      </w:pPr>
      <w:ins w:id="1370" w:author="Kazy Nguyen" w:date="2018-05-13T15:34:00Z">
        <w:r>
          <w:rPr>
            <w:noProof/>
            <w:lang w:eastAsia="en-US"/>
          </w:rPr>
          <w:drawing>
            <wp:inline distT="0" distB="0" distL="0" distR="0" wp14:anchorId="30FAC05B" wp14:editId="1EB22C57">
              <wp:extent cx="5943600" cy="2620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1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ins>
    </w:p>
    <w:p w:rsidR="00884637" w:rsidRDefault="00884637" w:rsidP="00884637">
      <w:pPr>
        <w:pStyle w:val="BodyText"/>
        <w:rPr>
          <w:ins w:id="1371" w:author="Kazy Nguyen" w:date="2018-05-13T15:34:00Z"/>
        </w:rPr>
      </w:pPr>
      <w:ins w:id="1372" w:author="Kazy Nguyen" w:date="2018-05-13T15:34:00Z">
        <w:r>
          <w:t>Step 3: Go to Managed Files, add a new NPM configuration file</w:t>
        </w:r>
      </w:ins>
    </w:p>
    <w:p w:rsidR="00884637" w:rsidRDefault="00884637" w:rsidP="00884637">
      <w:pPr>
        <w:pStyle w:val="BodyText"/>
        <w:rPr>
          <w:ins w:id="1373" w:author="Kazy Nguyen" w:date="2018-05-13T15:34:00Z"/>
        </w:rPr>
      </w:pPr>
      <w:ins w:id="1374" w:author="Kazy Nguyen" w:date="2018-05-13T15:34:00Z">
        <w:r>
          <w:rPr>
            <w:noProof/>
            <w:lang w:eastAsia="en-US"/>
          </w:rPr>
          <w:lastRenderedPageBreak/>
          <w:drawing>
            <wp:inline distT="0" distB="0" distL="0" distR="0" wp14:anchorId="345BD1CF" wp14:editId="418CC1A0">
              <wp:extent cx="5943600" cy="2814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DD3737" w:rsidRDefault="00884637" w:rsidP="00884637">
      <w:pPr>
        <w:pStyle w:val="BodyText"/>
        <w:rPr>
          <w:ins w:id="1375" w:author="Kazy Nguyen" w:date="2018-05-13T15:34:00Z"/>
        </w:rPr>
      </w:pPr>
      <w:ins w:id="1376" w:author="Kazy Nguyen" w:date="2018-05-13T15:34:00Z">
        <w:r>
          <w:t xml:space="preserve">NPM means Node.js Package Manager, a software registry. Until now, NPM contains over 600.000 packages (building block of code) with approximately 3 billion download per week </w:t>
        </w:r>
        <w:r w:rsidRPr="00DD3737">
          <w:rPr>
            <w:highlight w:val="yellow"/>
          </w:rPr>
          <w:t xml:space="preserve">[“TODO: </w:t>
        </w:r>
        <w:proofErr w:type="spellStart"/>
        <w:r w:rsidRPr="00DD3737">
          <w:rPr>
            <w:highlight w:val="yellow"/>
          </w:rPr>
          <w:t>dẫn</w:t>
        </w:r>
        <w:proofErr w:type="spellEnd"/>
        <w:r w:rsidRPr="00DD3737">
          <w:rPr>
            <w:highlight w:val="yellow"/>
          </w:rPr>
          <w:t xml:space="preserve"> </w:t>
        </w:r>
        <w:proofErr w:type="spellStart"/>
        <w:r w:rsidRPr="00DD3737">
          <w:rPr>
            <w:highlight w:val="yellow"/>
          </w:rPr>
          <w:t>chứng</w:t>
        </w:r>
        <w:proofErr w:type="spellEnd"/>
        <w:r w:rsidRPr="00DD3737">
          <w:rPr>
            <w:highlight w:val="yellow"/>
          </w:rPr>
          <w:t xml:space="preserve"> ở tab reference”]</w:t>
        </w:r>
        <w:r>
          <w:t xml:space="preserve"> </w:t>
        </w:r>
        <w:proofErr w:type="spellStart"/>
        <w:r>
          <w:t>NodeJS</w:t>
        </w:r>
        <w:proofErr w:type="spellEnd"/>
        <w:r>
          <w:t xml:space="preserve"> application uses npm to install all required libraries needed to initialize by reading the </w:t>
        </w:r>
        <w:proofErr w:type="gramStart"/>
        <w:r>
          <w:t>package.json</w:t>
        </w:r>
        <w:proofErr w:type="gramEnd"/>
        <w:r>
          <w:t xml:space="preserve"> file and build the product.</w:t>
        </w:r>
      </w:ins>
    </w:p>
    <w:p w:rsidR="00884637" w:rsidRPr="008B6984" w:rsidRDefault="00884637" w:rsidP="00884637">
      <w:pPr>
        <w:pStyle w:val="Heading3"/>
        <w:jc w:val="both"/>
        <w:rPr>
          <w:ins w:id="1377" w:author="Kazy Nguyen" w:date="2018-05-13T15:34:00Z"/>
        </w:rPr>
      </w:pPr>
      <w:bookmarkStart w:id="1378" w:name="_Toc513984851"/>
      <w:ins w:id="1379" w:author="Kazy Nguyen" w:date="2018-05-13T15:34:00Z">
        <w:r>
          <w:t>Set up the first Pipeline</w:t>
        </w:r>
        <w:bookmarkEnd w:id="1378"/>
      </w:ins>
    </w:p>
    <w:p w:rsidR="00884637" w:rsidRDefault="00884637" w:rsidP="00884637">
      <w:pPr>
        <w:pStyle w:val="BodyText"/>
        <w:jc w:val="both"/>
        <w:rPr>
          <w:ins w:id="1380" w:author="Kazy Nguyen" w:date="2018-05-13T15:34:00Z"/>
        </w:rPr>
      </w:pPr>
      <w:ins w:id="1381" w:author="Kazy Nguyen" w:date="2018-05-13T15:34:00Z">
        <w:r>
          <w:t>Jenkins Pipeline is a suite of plugins which support implementing and integrating continuous delivery pipelines into Jenkins “</w:t>
        </w:r>
        <w:r w:rsidRPr="00DD3737">
          <w:rPr>
            <w:highlight w:val="yellow"/>
          </w:rPr>
          <w:t xml:space="preserve">TODO: add </w:t>
        </w:r>
        <w:proofErr w:type="spellStart"/>
        <w:r w:rsidRPr="00DD3737">
          <w:rPr>
            <w:highlight w:val="yellow"/>
          </w:rPr>
          <w:t>vao</w:t>
        </w:r>
        <w:proofErr w:type="spellEnd"/>
        <w:r w:rsidRPr="00DD3737">
          <w:rPr>
            <w:highlight w:val="yellow"/>
          </w:rPr>
          <w:t xml:space="preserve"> reference</w:t>
        </w:r>
        <w:r>
          <w:t>”</w:t>
        </w:r>
      </w:ins>
    </w:p>
    <w:p w:rsidR="00884637" w:rsidRDefault="00884637" w:rsidP="00884637">
      <w:pPr>
        <w:pStyle w:val="BodyText"/>
        <w:jc w:val="both"/>
        <w:rPr>
          <w:ins w:id="1382" w:author="Kazy Nguyen" w:date="2018-05-13T15:34:00Z"/>
        </w:rPr>
      </w:pPr>
      <w:ins w:id="1383" w:author="Kazy Nguyen" w:date="2018-05-13T15:34:00Z">
        <w:r>
          <w:t xml:space="preserve">In order to setup and run CICD in Jenkins, we will create a Pipeline Job. Because of we set up CICD for </w:t>
        </w:r>
        <w:proofErr w:type="spellStart"/>
        <w:r>
          <w:t>NodeJS</w:t>
        </w:r>
        <w:proofErr w:type="spellEnd"/>
        <w:r>
          <w:t xml:space="preserve"> project, thus we need to install Pipeline NPM integration plugin before set up Pipeline Job.</w:t>
        </w:r>
      </w:ins>
    </w:p>
    <w:p w:rsidR="00884637" w:rsidRDefault="00884637" w:rsidP="00884637">
      <w:pPr>
        <w:pStyle w:val="BodyText"/>
        <w:jc w:val="both"/>
        <w:rPr>
          <w:ins w:id="1384" w:author="Kazy Nguyen" w:date="2018-05-13T15:34:00Z"/>
        </w:rPr>
      </w:pPr>
      <w:ins w:id="1385" w:author="Kazy Nguyen" w:date="2018-05-13T15:34:00Z">
        <w:r>
          <w:t xml:space="preserve">The steps to install Pipeline NPM integration: </w:t>
        </w:r>
      </w:ins>
    </w:p>
    <w:p w:rsidR="00884637" w:rsidRPr="00DD3737" w:rsidRDefault="00884637" w:rsidP="00884637">
      <w:pPr>
        <w:pStyle w:val="BodyText"/>
        <w:rPr>
          <w:ins w:id="1386" w:author="Kazy Nguyen" w:date="2018-05-13T15:34:00Z"/>
        </w:rPr>
      </w:pPr>
      <w:ins w:id="1387" w:author="Kazy Nguyen" w:date="2018-05-13T15:34:00Z">
        <w:r w:rsidRPr="00DD3737">
          <w:t xml:space="preserve">Step 1: Go to plugin manager, install Pipeline NPM </w:t>
        </w:r>
        <w:r>
          <w:t>inte</w:t>
        </w:r>
        <w:r w:rsidRPr="00DD3737">
          <w:t>gration</w:t>
        </w:r>
      </w:ins>
    </w:p>
    <w:p w:rsidR="00884637" w:rsidRDefault="00884637" w:rsidP="00884637">
      <w:pPr>
        <w:pStyle w:val="BodyText"/>
        <w:rPr>
          <w:ins w:id="1388" w:author="Kazy Nguyen" w:date="2018-05-13T15:34:00Z"/>
        </w:rPr>
      </w:pPr>
      <w:ins w:id="1389" w:author="Kazy Nguyen" w:date="2018-05-13T15:34:00Z">
        <w:r>
          <w:rPr>
            <w:noProof/>
            <w:lang w:eastAsia="en-US"/>
          </w:rPr>
          <w:lastRenderedPageBreak/>
          <w:drawing>
            <wp:inline distT="0" distB="0" distL="0" distR="0" wp14:anchorId="4FECDF48" wp14:editId="4D3EA3EC">
              <wp:extent cx="5943600" cy="2814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0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Default="00884637" w:rsidP="00884637">
      <w:pPr>
        <w:pStyle w:val="BodyText"/>
        <w:rPr>
          <w:ins w:id="1390" w:author="Kazy Nguyen" w:date="2018-05-13T15:34:00Z"/>
        </w:rPr>
      </w:pPr>
      <w:ins w:id="1391" w:author="Kazy Nguyen" w:date="2018-05-13T15:34:00Z">
        <w:r>
          <w:t>After installed Pipeline NPM integration, we can create the first Pipeline Job as bellow:</w:t>
        </w:r>
      </w:ins>
    </w:p>
    <w:p w:rsidR="00884637" w:rsidRDefault="00884637" w:rsidP="00884637">
      <w:pPr>
        <w:pStyle w:val="BodyText"/>
        <w:rPr>
          <w:ins w:id="1392" w:author="Kazy Nguyen" w:date="2018-05-13T15:34:00Z"/>
        </w:rPr>
      </w:pPr>
      <w:ins w:id="1393" w:author="Kazy Nguyen" w:date="2018-05-13T15:34:00Z">
        <w:r>
          <w:t>Step 2: Create a new Pipeline Job</w:t>
        </w:r>
      </w:ins>
    </w:p>
    <w:p w:rsidR="00884637" w:rsidRPr="00DD3737" w:rsidRDefault="00884637" w:rsidP="00884637">
      <w:pPr>
        <w:pStyle w:val="BodyText"/>
        <w:rPr>
          <w:ins w:id="1394" w:author="Kazy Nguyen" w:date="2018-05-13T15:34:00Z"/>
        </w:rPr>
      </w:pPr>
      <w:ins w:id="1395" w:author="Kazy Nguyen" w:date="2018-05-13T15:34:00Z">
        <w:r>
          <w:rPr>
            <w:noProof/>
            <w:lang w:eastAsia="en-US"/>
          </w:rPr>
          <w:drawing>
            <wp:inline distT="0" distB="0" distL="0" distR="0" wp14:anchorId="77237B9C" wp14:editId="2749F893">
              <wp:extent cx="5943600" cy="2814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8B6984" w:rsidRDefault="00884637" w:rsidP="00884637">
      <w:pPr>
        <w:pStyle w:val="Heading3"/>
        <w:jc w:val="both"/>
        <w:rPr>
          <w:ins w:id="1396" w:author="Kazy Nguyen" w:date="2018-05-13T15:34:00Z"/>
        </w:rPr>
      </w:pPr>
      <w:bookmarkStart w:id="1397" w:name="_Toc513984852"/>
      <w:ins w:id="1398" w:author="Kazy Nguyen" w:date="2018-05-13T15:34:00Z">
        <w:r>
          <w:t>Configure pipeline in Jenkins</w:t>
        </w:r>
        <w:bookmarkEnd w:id="1397"/>
      </w:ins>
    </w:p>
    <w:p w:rsidR="00884637" w:rsidRDefault="00884637" w:rsidP="00884637">
      <w:pPr>
        <w:pStyle w:val="BodyText"/>
        <w:rPr>
          <w:ins w:id="1399" w:author="Kazy Nguyen" w:date="2018-05-13T15:34:00Z"/>
        </w:rPr>
      </w:pPr>
      <w:ins w:id="1400" w:author="Kazy Nguyen" w:date="2018-05-13T15:34:00Z">
        <w:r w:rsidRPr="008A02C1">
          <w:t>In this step, we will configure the Demo-Pipeline from previous step.</w:t>
        </w:r>
      </w:ins>
    </w:p>
    <w:p w:rsidR="00884637" w:rsidRDefault="00884637" w:rsidP="00884637">
      <w:pPr>
        <w:pStyle w:val="BodyText"/>
        <w:rPr>
          <w:ins w:id="1401" w:author="Kazy Nguyen" w:date="2018-05-13T15:34:00Z"/>
        </w:rPr>
      </w:pPr>
      <w:ins w:id="1402" w:author="Kazy Nguyen" w:date="2018-05-13T15:34:00Z">
        <w:r w:rsidRPr="00DD3737">
          <w:t>T</w:t>
        </w:r>
        <w:r>
          <w:t xml:space="preserve">o configure pipeline in Jenkins, we go to Pipeline Job and select </w:t>
        </w:r>
        <w:proofErr w:type="spellStart"/>
        <w:r>
          <w:t>Config</w:t>
        </w:r>
        <w:proofErr w:type="spellEnd"/>
      </w:ins>
    </w:p>
    <w:p w:rsidR="00884637" w:rsidRDefault="00884637" w:rsidP="00884637">
      <w:pPr>
        <w:pStyle w:val="BodyText"/>
        <w:rPr>
          <w:ins w:id="1403" w:author="Kazy Nguyen" w:date="2018-05-13T15:34:00Z"/>
        </w:rPr>
      </w:pPr>
    </w:p>
    <w:p w:rsidR="00884637" w:rsidRDefault="00884637" w:rsidP="00884637">
      <w:pPr>
        <w:pStyle w:val="BodyText"/>
        <w:rPr>
          <w:ins w:id="1404" w:author="Kazy Nguyen" w:date="2018-05-13T15:34:00Z"/>
        </w:rPr>
      </w:pPr>
    </w:p>
    <w:p w:rsidR="00884637" w:rsidRPr="00DD3737" w:rsidRDefault="00884637" w:rsidP="00884637">
      <w:pPr>
        <w:pStyle w:val="BodyText"/>
        <w:rPr>
          <w:ins w:id="1405" w:author="Kazy Nguyen" w:date="2018-05-13T15:34:00Z"/>
        </w:rPr>
      </w:pPr>
    </w:p>
    <w:p w:rsidR="00884637" w:rsidRPr="008B6984" w:rsidRDefault="00884637" w:rsidP="00884637">
      <w:pPr>
        <w:pStyle w:val="Heading3"/>
        <w:jc w:val="both"/>
        <w:rPr>
          <w:ins w:id="1406" w:author="Kazy Nguyen" w:date="2018-05-13T15:34:00Z"/>
        </w:rPr>
      </w:pPr>
      <w:bookmarkStart w:id="1407" w:name="_Toc513984853"/>
      <w:ins w:id="1408" w:author="Kazy Nguyen" w:date="2018-05-13T15:34:00Z">
        <w:r>
          <w:t>Configure pipeline in Jenkins</w:t>
        </w:r>
        <w:bookmarkEnd w:id="1407"/>
      </w:ins>
    </w:p>
    <w:p w:rsidR="00884637" w:rsidDel="0086143C" w:rsidRDefault="00884637" w:rsidP="00884637">
      <w:pPr>
        <w:pStyle w:val="BodyText"/>
        <w:jc w:val="both"/>
        <w:rPr>
          <w:ins w:id="1409" w:author="Kazy Nguyen" w:date="2018-05-13T15:34:00Z"/>
          <w:del w:id="1410" w:author="Phung Khac Toan (FSU1.BU92)" w:date="2018-06-02T23:23:00Z"/>
          <w:color w:val="FF0000"/>
        </w:rPr>
      </w:pPr>
      <w:bookmarkStart w:id="1411" w:name="_GoBack"/>
      <w:bookmarkEnd w:id="1411"/>
      <w:ins w:id="1412" w:author="Kazy Nguyen" w:date="2018-05-13T15:34:00Z">
        <w:del w:id="1413" w:author="Phung Khac Toan (FSU1.BU92)" w:date="2018-06-02T23:23:00Z">
          <w:r w:rsidRPr="00B532F2" w:rsidDel="0086143C">
            <w:rPr>
              <w:color w:val="FF0000"/>
            </w:rPr>
            <w:delText>*Chưa viết *</w:delText>
          </w:r>
        </w:del>
      </w:ins>
    </w:p>
    <w:p w:rsidR="00884637" w:rsidRDefault="00884637" w:rsidP="00884637">
      <w:pPr>
        <w:pStyle w:val="BodyText"/>
        <w:rPr>
          <w:ins w:id="1414" w:author="Kazy Nguyen" w:date="2018-05-13T15:34:00Z"/>
        </w:rPr>
      </w:pPr>
      <w:ins w:id="1415" w:author="Kazy Nguyen" w:date="2018-05-13T15:34:00Z">
        <w:r w:rsidRPr="008A02C1">
          <w:t>In this step, we will configure the Demo-Pipeline from previous step.</w:t>
        </w:r>
      </w:ins>
    </w:p>
    <w:p w:rsidR="00884637" w:rsidRDefault="00884637" w:rsidP="00884637">
      <w:pPr>
        <w:pStyle w:val="BodyText"/>
        <w:rPr>
          <w:ins w:id="1416" w:author="Kazy Nguyen" w:date="2018-05-13T15:34:00Z"/>
        </w:rPr>
      </w:pPr>
      <w:ins w:id="1417" w:author="Kazy Nguyen" w:date="2018-05-13T15:34:00Z">
        <w:r>
          <w:t>Because of using Pipeline Job, we can able to define and use jenkinsfile, which help us to define all stages inside a job. The advantages of using jenkinsfile are:</w:t>
        </w:r>
      </w:ins>
    </w:p>
    <w:p w:rsidR="00884637" w:rsidRDefault="00884637" w:rsidP="00884637">
      <w:pPr>
        <w:pStyle w:val="BodyText"/>
        <w:numPr>
          <w:ilvl w:val="0"/>
          <w:numId w:val="32"/>
        </w:numPr>
        <w:rPr>
          <w:ins w:id="1418" w:author="Kazy Nguyen" w:date="2018-05-13T15:34:00Z"/>
        </w:rPr>
      </w:pPr>
      <w:ins w:id="1419" w:author="Kazy Nguyen" w:date="2018-05-13T15:34:00Z">
        <w:r w:rsidRPr="005F0828">
          <w:t>Centralized source code management</w:t>
        </w:r>
        <w:r>
          <w:t>.</w:t>
        </w:r>
      </w:ins>
    </w:p>
    <w:p w:rsidR="00884637" w:rsidRDefault="00884637" w:rsidP="00884637">
      <w:pPr>
        <w:pStyle w:val="BodyText"/>
        <w:numPr>
          <w:ilvl w:val="0"/>
          <w:numId w:val="32"/>
        </w:numPr>
        <w:rPr>
          <w:ins w:id="1420" w:author="Kazy Nguyen" w:date="2018-05-13T15:34:00Z"/>
        </w:rPr>
      </w:pPr>
      <w:ins w:id="1421" w:author="Kazy Nguyen" w:date="2018-05-13T15:34:00Z">
        <w:r>
          <w:t>Jenkinsfile can be contained in project code as an independence file, and control by Git.</w:t>
        </w:r>
      </w:ins>
    </w:p>
    <w:p w:rsidR="00884637" w:rsidRDefault="00884637" w:rsidP="00884637">
      <w:pPr>
        <w:pStyle w:val="BodyText"/>
        <w:numPr>
          <w:ilvl w:val="0"/>
          <w:numId w:val="32"/>
        </w:numPr>
        <w:rPr>
          <w:ins w:id="1422" w:author="Kazy Nguyen" w:date="2018-05-13T15:34:00Z"/>
        </w:rPr>
      </w:pPr>
      <w:ins w:id="1423" w:author="Kazy Nguyen" w:date="2018-05-13T15:34:00Z">
        <w:r>
          <w:t>Jenkinsfile can be review/edit/audit by any team member of Project.</w:t>
        </w:r>
      </w:ins>
    </w:p>
    <w:p w:rsidR="00884637" w:rsidRDefault="00884637" w:rsidP="00884637">
      <w:pPr>
        <w:pStyle w:val="BodyText"/>
        <w:rPr>
          <w:ins w:id="1424" w:author="Kazy Nguyen" w:date="2018-05-13T15:34:00Z"/>
        </w:rPr>
      </w:pPr>
      <w:ins w:id="1425" w:author="Kazy Nguyen" w:date="2018-05-13T15:34:00Z">
        <w:r>
          <w:t>Jenkinsfile using Pipeline script, which can be generated by Generate Pipeline Script function in Jenkins. To use Generate Pipeline Script function, we can go to Pipeline Job, choose Pipeline Syntax, after that go to tab Snippet Generator.</w:t>
        </w:r>
      </w:ins>
    </w:p>
    <w:p w:rsidR="00884637" w:rsidRDefault="00884637" w:rsidP="00884637">
      <w:pPr>
        <w:pStyle w:val="BodyText"/>
        <w:rPr>
          <w:ins w:id="1426" w:author="Kazy Nguyen" w:date="2018-05-13T15:34:00Z"/>
        </w:rPr>
      </w:pPr>
      <w:ins w:id="1427" w:author="Kazy Nguyen" w:date="2018-05-13T15:34:00Z">
        <w:r>
          <w:rPr>
            <w:noProof/>
            <w:lang w:eastAsia="en-US"/>
          </w:rPr>
          <w:drawing>
            <wp:inline distT="0" distB="0" distL="0" distR="0" wp14:anchorId="5BD1DE44" wp14:editId="1D48BFC1">
              <wp:extent cx="5943600" cy="28143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84637" w:rsidRPr="008A02C1" w:rsidRDefault="00884637" w:rsidP="00884637">
      <w:pPr>
        <w:pStyle w:val="BodyText"/>
        <w:rPr>
          <w:ins w:id="1428" w:author="Kazy Nguyen" w:date="2018-05-13T15:34:00Z"/>
        </w:rPr>
      </w:pPr>
      <w:ins w:id="1429" w:author="Kazy Nguyen" w:date="2018-05-13T15:34:00Z">
        <w:r>
          <w:lastRenderedPageBreak/>
          <w:t>Figure 5.3.7: Snippet Generator screen</w:t>
        </w:r>
      </w:ins>
    </w:p>
    <w:p w:rsidR="00884637" w:rsidRDefault="00884637" w:rsidP="00884637">
      <w:pPr>
        <w:pStyle w:val="BodyText"/>
        <w:jc w:val="both"/>
        <w:rPr>
          <w:ins w:id="1430" w:author="Kazy Nguyen" w:date="2018-05-13T15:34:00Z"/>
          <w:color w:val="FF0000"/>
        </w:rPr>
      </w:pPr>
    </w:p>
    <w:p w:rsidR="00884637" w:rsidRPr="008B6984" w:rsidRDefault="00884637" w:rsidP="00884637">
      <w:pPr>
        <w:pStyle w:val="Heading3"/>
        <w:jc w:val="both"/>
        <w:rPr>
          <w:ins w:id="1431" w:author="Kazy Nguyen" w:date="2018-05-13T15:34:00Z"/>
        </w:rPr>
      </w:pPr>
      <w:bookmarkStart w:id="1432" w:name="_Toc513984854"/>
      <w:ins w:id="1433" w:author="Kazy Nguyen" w:date="2018-05-13T15:34:00Z">
        <w:r>
          <w:t xml:space="preserve">Configure </w:t>
        </w:r>
        <w:proofErr w:type="spellStart"/>
        <w:r>
          <w:t>Webhook</w:t>
        </w:r>
        <w:bookmarkEnd w:id="1432"/>
        <w:proofErr w:type="spellEnd"/>
      </w:ins>
    </w:p>
    <w:p w:rsidR="00884637" w:rsidRPr="00DD3737" w:rsidRDefault="00884637" w:rsidP="00884637">
      <w:pPr>
        <w:pStyle w:val="BodyText"/>
        <w:rPr>
          <w:ins w:id="1434" w:author="Kazy Nguyen" w:date="2018-05-13T15:34:00Z"/>
        </w:rPr>
      </w:pPr>
      <w:ins w:id="1435" w:author="Kazy Nguyen" w:date="2018-05-13T15:34:00Z">
        <w:r w:rsidRPr="00DD3737">
          <w:t>The targets of this demo are:</w:t>
        </w:r>
      </w:ins>
    </w:p>
    <w:p w:rsidR="00884637" w:rsidRPr="00DD3737" w:rsidRDefault="00884637" w:rsidP="00884637">
      <w:pPr>
        <w:pStyle w:val="BodyText"/>
        <w:numPr>
          <w:ilvl w:val="0"/>
          <w:numId w:val="32"/>
        </w:numPr>
        <w:rPr>
          <w:ins w:id="1436" w:author="Kazy Nguyen" w:date="2018-05-13T15:34:00Z"/>
        </w:rPr>
      </w:pPr>
      <w:ins w:id="1437" w:author="Kazy Nguyen" w:date="2018-05-13T15:34:00Z">
        <w:r w:rsidRPr="00DD3737">
          <w:t>Using Jenkins to apply CICD for Project</w:t>
        </w:r>
      </w:ins>
    </w:p>
    <w:p w:rsidR="00884637" w:rsidRPr="00DD3737" w:rsidRDefault="00884637" w:rsidP="00884637">
      <w:pPr>
        <w:pStyle w:val="BodyText"/>
        <w:numPr>
          <w:ilvl w:val="0"/>
          <w:numId w:val="32"/>
        </w:numPr>
        <w:rPr>
          <w:ins w:id="1438" w:author="Kazy Nguyen" w:date="2018-05-13T15:34:00Z"/>
        </w:rPr>
      </w:pPr>
      <w:ins w:id="1439" w:author="Kazy Nguyen" w:date="2018-05-13T15:34:00Z">
        <w:r w:rsidRPr="00DD3737">
          <w:t>Using Git to manage source code</w:t>
        </w:r>
      </w:ins>
    </w:p>
    <w:p w:rsidR="00884637" w:rsidRDefault="00884637" w:rsidP="00884637">
      <w:pPr>
        <w:pStyle w:val="BodyText"/>
        <w:numPr>
          <w:ilvl w:val="0"/>
          <w:numId w:val="32"/>
        </w:numPr>
        <w:rPr>
          <w:ins w:id="1440" w:author="Kazy Nguyen" w:date="2018-05-13T15:34:00Z"/>
        </w:rPr>
      </w:pPr>
      <w:ins w:id="1441" w:author="Kazy Nguyen" w:date="2018-05-13T15:34:00Z">
        <w:r w:rsidRPr="00DD3737">
          <w:t xml:space="preserve">Trigger build on Jenkins </w:t>
        </w:r>
        <w:r>
          <w:t>whenever new code change on branch master</w:t>
        </w:r>
      </w:ins>
    </w:p>
    <w:p w:rsidR="00884637" w:rsidRDefault="00884637" w:rsidP="00884637">
      <w:pPr>
        <w:pStyle w:val="BodyText"/>
        <w:rPr>
          <w:ins w:id="1442" w:author="Kazy Nguyen" w:date="2018-05-13T15:34:00Z"/>
        </w:rPr>
      </w:pPr>
      <w:ins w:id="1443" w:author="Kazy Nguyen" w:date="2018-05-13T15:34:00Z">
        <w:r>
          <w:t>To perform the third statement: Trigger build on Jenkins whenever new code change on branch master, we have to configure Git to notify an event to Jenkins when a new commit code on branch master.</w:t>
        </w:r>
        <w:r w:rsidRPr="00DD3737">
          <w:t xml:space="preserve"> </w:t>
        </w:r>
        <w:r>
          <w:t xml:space="preserve">Git support us to do it by </w:t>
        </w:r>
        <w:proofErr w:type="spellStart"/>
        <w:r>
          <w:t>Webhook</w:t>
        </w:r>
        <w:proofErr w:type="spellEnd"/>
        <w:r>
          <w:t>.</w:t>
        </w:r>
      </w:ins>
    </w:p>
    <w:p w:rsidR="00884637" w:rsidRDefault="00884637" w:rsidP="00884637">
      <w:pPr>
        <w:pStyle w:val="BodyText"/>
        <w:rPr>
          <w:ins w:id="1444" w:author="Kazy Nguyen" w:date="2018-05-13T15:34:00Z"/>
        </w:rPr>
      </w:pPr>
      <w:ins w:id="1445" w:author="Kazy Nguyen" w:date="2018-05-13T15:34:00Z">
        <w:r>
          <w:t xml:space="preserve">To set </w:t>
        </w:r>
        <w:proofErr w:type="spellStart"/>
        <w:r>
          <w:t>Webhook</w:t>
        </w:r>
        <w:proofErr w:type="spellEnd"/>
        <w:r>
          <w:t xml:space="preserve"> up, we:</w:t>
        </w:r>
      </w:ins>
    </w:p>
    <w:p w:rsidR="00884637" w:rsidRDefault="00884637" w:rsidP="00884637">
      <w:pPr>
        <w:pStyle w:val="BodyText"/>
        <w:numPr>
          <w:ilvl w:val="0"/>
          <w:numId w:val="32"/>
        </w:numPr>
        <w:rPr>
          <w:ins w:id="1446" w:author="Kazy Nguyen" w:date="2018-05-13T15:34:00Z"/>
        </w:rPr>
      </w:pPr>
      <w:ins w:id="1447" w:author="Kazy Nguyen" w:date="2018-05-13T15:34:00Z">
        <w:r>
          <w:t>Step 1: Go to project repository on Git</w:t>
        </w:r>
      </w:ins>
    </w:p>
    <w:p w:rsidR="00884637" w:rsidRDefault="00884637" w:rsidP="00884637">
      <w:pPr>
        <w:pStyle w:val="BodyText"/>
        <w:numPr>
          <w:ilvl w:val="0"/>
          <w:numId w:val="32"/>
        </w:numPr>
        <w:rPr>
          <w:ins w:id="1448" w:author="Kazy Nguyen" w:date="2018-05-13T15:34:00Z"/>
        </w:rPr>
      </w:pPr>
      <w:ins w:id="1449" w:author="Kazy Nguyen" w:date="2018-05-13T15:34:00Z">
        <w:r>
          <w:t xml:space="preserve">Step 2: Go to repository setting, tab </w:t>
        </w:r>
        <w:proofErr w:type="spellStart"/>
        <w:r>
          <w:t>webhook</w:t>
        </w:r>
        <w:proofErr w:type="spellEnd"/>
      </w:ins>
    </w:p>
    <w:p w:rsidR="00884637" w:rsidRDefault="00884637" w:rsidP="00884637">
      <w:pPr>
        <w:pStyle w:val="BodyText"/>
        <w:numPr>
          <w:ilvl w:val="0"/>
          <w:numId w:val="32"/>
        </w:numPr>
        <w:rPr>
          <w:ins w:id="1450" w:author="Kazy Nguyen" w:date="2018-05-13T15:34:00Z"/>
        </w:rPr>
      </w:pPr>
      <w:ins w:id="1451" w:author="Kazy Nguyen" w:date="2018-05-13T15:34:00Z">
        <w:r>
          <w:t xml:space="preserve">Step 3: Add new </w:t>
        </w:r>
        <w:proofErr w:type="spellStart"/>
        <w:r>
          <w:t>webhook</w:t>
        </w:r>
        <w:proofErr w:type="spellEnd"/>
        <w:r>
          <w:t xml:space="preserve"> (if does not exist) or edit current </w:t>
        </w:r>
        <w:proofErr w:type="spellStart"/>
        <w:r>
          <w:t>webhook</w:t>
        </w:r>
        <w:proofErr w:type="spellEnd"/>
        <w:r>
          <w:t xml:space="preserve">. Because of Git </w:t>
        </w:r>
        <w:proofErr w:type="spellStart"/>
        <w:r>
          <w:t>webhook</w:t>
        </w:r>
        <w:proofErr w:type="spellEnd"/>
        <w:r>
          <w:t xml:space="preserve"> need a target URL of Jenkins to send s POST request, thus we used </w:t>
        </w:r>
        <w:proofErr w:type="spellStart"/>
        <w:r>
          <w:t>ngrok</w:t>
        </w:r>
        <w:proofErr w:type="spellEnd"/>
        <w:r>
          <w:t xml:space="preserve"> as a windows application tool to expose local Jenkins to a public URL</w:t>
        </w:r>
      </w:ins>
    </w:p>
    <w:p w:rsidR="00884637" w:rsidRDefault="00884637" w:rsidP="00884637">
      <w:pPr>
        <w:pStyle w:val="BodyText"/>
        <w:rPr>
          <w:ins w:id="1452" w:author="Kazy Nguyen" w:date="2018-05-13T15:34:00Z"/>
        </w:rPr>
      </w:pPr>
      <w:ins w:id="1453" w:author="Kazy Nguyen" w:date="2018-05-13T15:34:00Z">
        <w:r>
          <w:rPr>
            <w:noProof/>
            <w:lang w:eastAsia="en-US"/>
          </w:rPr>
          <w:lastRenderedPageBreak/>
          <w:drawing>
            <wp:inline distT="0" distB="0" distL="0" distR="0" wp14:anchorId="0AF11BEB" wp14:editId="5EC8C0D0">
              <wp:extent cx="5933440" cy="26568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3440" cy="2656840"/>
                      </a:xfrm>
                      <a:prstGeom prst="rect">
                        <a:avLst/>
                      </a:prstGeom>
                      <a:noFill/>
                      <a:ln>
                        <a:noFill/>
                      </a:ln>
                    </pic:spPr>
                  </pic:pic>
                </a:graphicData>
              </a:graphic>
            </wp:inline>
          </w:drawing>
        </w:r>
      </w:ins>
    </w:p>
    <w:p w:rsidR="00884637" w:rsidRPr="00DD3737" w:rsidRDefault="00884637" w:rsidP="00884637">
      <w:pPr>
        <w:pStyle w:val="BodyText"/>
        <w:rPr>
          <w:ins w:id="1454" w:author="Kazy Nguyen" w:date="2018-05-13T15:34:00Z"/>
        </w:rPr>
      </w:pPr>
      <w:ins w:id="1455" w:author="Kazy Nguyen" w:date="2018-05-13T15:34:00Z">
        <w:r>
          <w:t xml:space="preserve">Figure 5.3.8: Configure </w:t>
        </w:r>
        <w:proofErr w:type="spellStart"/>
        <w:r>
          <w:t>webhook</w:t>
        </w:r>
        <w:proofErr w:type="spellEnd"/>
        <w:r>
          <w:t xml:space="preserve"> on Git</w:t>
        </w:r>
      </w:ins>
    </w:p>
    <w:p w:rsidR="00884637" w:rsidRPr="008B6984" w:rsidDel="0076797E" w:rsidRDefault="00884637" w:rsidP="00884637">
      <w:pPr>
        <w:pStyle w:val="Heading2"/>
        <w:jc w:val="both"/>
        <w:rPr>
          <w:ins w:id="1456" w:author="Kazy Nguyen" w:date="2018-05-13T15:34:00Z"/>
          <w:del w:id="1457" w:author="Kazy Nguyen" w:date="2018-05-13T14:23:00Z"/>
        </w:rPr>
      </w:pPr>
      <w:ins w:id="1458" w:author="Kazy Nguyen" w:date="2018-05-13T15:34:00Z">
        <w:del w:id="1459" w:author="Kazy Nguyen" w:date="2018-05-13T14:23:00Z">
          <w:r w:rsidDel="0076797E">
            <w:delText>Specific the work</w:delText>
          </w:r>
          <w:bookmarkStart w:id="1460" w:name="_Toc513984855"/>
          <w:bookmarkEnd w:id="1460"/>
        </w:del>
      </w:ins>
    </w:p>
    <w:p w:rsidR="00884637" w:rsidDel="0076797E" w:rsidRDefault="00884637" w:rsidP="00884637">
      <w:pPr>
        <w:pStyle w:val="BodyText"/>
        <w:jc w:val="both"/>
        <w:rPr>
          <w:ins w:id="1461" w:author="Kazy Nguyen" w:date="2018-05-13T15:34:00Z"/>
          <w:del w:id="1462" w:author="Kazy Nguyen" w:date="2018-05-13T14:23:00Z"/>
          <w:color w:val="FF0000"/>
        </w:rPr>
      </w:pPr>
      <w:ins w:id="1463" w:author="Kazy Nguyen" w:date="2018-05-13T15:34:00Z">
        <w:del w:id="1464" w:author="Kazy Nguyen" w:date="2018-05-01T16:45:00Z">
          <w:r w:rsidRPr="00B532F2" w:rsidDel="00B931E3">
            <w:rPr>
              <w:color w:val="FF0000"/>
            </w:rPr>
            <w:delText>*Chưa viết *</w:delText>
          </w:r>
        </w:del>
        <w:bookmarkStart w:id="1465" w:name="_Toc513984856"/>
        <w:bookmarkEnd w:id="1465"/>
      </w:ins>
    </w:p>
    <w:p w:rsidR="00884637" w:rsidRPr="008B6984" w:rsidDel="0076797E" w:rsidRDefault="00884637" w:rsidP="00884637">
      <w:pPr>
        <w:pStyle w:val="Heading3"/>
        <w:jc w:val="both"/>
        <w:rPr>
          <w:ins w:id="1466" w:author="Kazy Nguyen" w:date="2018-05-13T15:34:00Z"/>
          <w:del w:id="1467" w:author="Kazy Nguyen" w:date="2018-05-13T14:23:00Z"/>
        </w:rPr>
      </w:pPr>
      <w:ins w:id="1468" w:author="Kazy Nguyen" w:date="2018-05-13T15:34:00Z">
        <w:del w:id="1469" w:author="Kazy Nguyen" w:date="2018-05-01T16:38:00Z">
          <w:r w:rsidDel="00D419E3">
            <w:delText>Specific the work</w:delText>
          </w:r>
        </w:del>
        <w:bookmarkStart w:id="1470" w:name="_Toc513984857"/>
        <w:bookmarkEnd w:id="1470"/>
      </w:ins>
    </w:p>
    <w:p w:rsidR="00884637" w:rsidDel="0076797E" w:rsidRDefault="00884637">
      <w:pPr>
        <w:pStyle w:val="BodyText"/>
        <w:numPr>
          <w:ilvl w:val="0"/>
          <w:numId w:val="44"/>
        </w:numPr>
        <w:jc w:val="both"/>
        <w:rPr>
          <w:ins w:id="1471" w:author="Kazy Nguyen" w:date="2018-05-13T15:34:00Z"/>
          <w:del w:id="1472" w:author="Kazy Nguyen" w:date="2018-05-13T14:23:00Z"/>
          <w:color w:val="FF0000"/>
        </w:rPr>
        <w:pPrChange w:id="1473" w:author="Kazy Nguyen" w:date="2018-05-01T16:38:00Z">
          <w:pPr>
            <w:pStyle w:val="BodyText"/>
            <w:jc w:val="both"/>
          </w:pPr>
        </w:pPrChange>
      </w:pPr>
      <w:ins w:id="1474" w:author="Kazy Nguyen" w:date="2018-05-13T15:34:00Z">
        <w:del w:id="1475" w:author="Kazy Nguyen" w:date="2018-05-01T16:38:00Z">
          <w:r w:rsidRPr="00B532F2" w:rsidDel="00D419E3">
            <w:rPr>
              <w:color w:val="FF0000"/>
            </w:rPr>
            <w:delText>*Chưa viết *</w:delText>
          </w:r>
        </w:del>
        <w:bookmarkStart w:id="1476" w:name="_Toc513984858"/>
        <w:bookmarkEnd w:id="1476"/>
      </w:ins>
    </w:p>
    <w:p w:rsidR="00884637" w:rsidRPr="008B6984" w:rsidDel="0076797E" w:rsidRDefault="00884637" w:rsidP="00884637">
      <w:pPr>
        <w:pStyle w:val="Heading3"/>
        <w:jc w:val="both"/>
        <w:rPr>
          <w:ins w:id="1477" w:author="Kazy Nguyen" w:date="2018-05-13T15:34:00Z"/>
          <w:del w:id="1478" w:author="Kazy Nguyen" w:date="2018-05-13T14:23:00Z"/>
        </w:rPr>
      </w:pPr>
      <w:ins w:id="1479" w:author="Kazy Nguyen" w:date="2018-05-13T15:34:00Z">
        <w:del w:id="1480" w:author="Kazy Nguyen" w:date="2018-05-01T16:44:00Z">
          <w:r w:rsidDel="00B931E3">
            <w:delText>Specific the work</w:delText>
          </w:r>
        </w:del>
        <w:bookmarkStart w:id="1481" w:name="_Toc513984859"/>
        <w:bookmarkEnd w:id="1481"/>
      </w:ins>
    </w:p>
    <w:p w:rsidR="00695EF8" w:rsidRPr="008B6984" w:rsidRDefault="00695EF8" w:rsidP="00695EF8">
      <w:pPr>
        <w:pStyle w:val="Heading3"/>
        <w:jc w:val="both"/>
        <w:rPr>
          <w:ins w:id="1482" w:author="Phung Khac Toan (FSU1.BU92)" w:date="2018-05-13T15:45:00Z"/>
        </w:rPr>
      </w:pPr>
      <w:ins w:id="1483" w:author="Phung Khac Toan (FSU1.BU92)" w:date="2018-05-13T15:45:00Z">
        <w:r>
          <w:t>Set up Apache HTTP Server</w:t>
        </w:r>
      </w:ins>
    </w:p>
    <w:p w:rsidR="00884637" w:rsidRPr="008B6984" w:rsidDel="00695EF8" w:rsidRDefault="00884637">
      <w:pPr>
        <w:pStyle w:val="Heading3"/>
        <w:rPr>
          <w:ins w:id="1484" w:author="Kazy Nguyen" w:date="2018-05-13T15:34:00Z"/>
          <w:del w:id="1485" w:author="Phung Khac Toan (FSU1.BU92)" w:date="2018-05-13T15:45:00Z"/>
        </w:rPr>
        <w:pPrChange w:id="1486" w:author="Phung Khac Toan (FSU1.BU92)" w:date="2018-05-13T15:45:00Z">
          <w:pPr>
            <w:pStyle w:val="Heading3"/>
            <w:jc w:val="both"/>
          </w:pPr>
        </w:pPrChange>
      </w:pPr>
      <w:ins w:id="1487" w:author="Kazy Nguyen" w:date="2018-05-13T15:34:00Z">
        <w:del w:id="1488" w:author="Phung Khac Toan (FSU1.BU92)" w:date="2018-05-13T15:45:00Z">
          <w:r w:rsidRPr="001134DC" w:rsidDel="00695EF8">
            <w:rPr>
              <w:rPrChange w:id="1489" w:author="Kazy Nguyen" w:date="2018-05-10T22:37:00Z">
                <w:rPr>
                  <w:color w:val="FF0000"/>
                </w:rPr>
              </w:rPrChange>
            </w:rPr>
            <w:delText>*Chưa viết *</w:delText>
          </w:r>
          <w:bookmarkStart w:id="1490" w:name="_Toc513984860"/>
          <w:r w:rsidDel="00695EF8">
            <w:delText>Maintain script</w:delText>
          </w:r>
          <w:bookmarkEnd w:id="1490"/>
        </w:del>
      </w:ins>
    </w:p>
    <w:p w:rsidR="00695EF8" w:rsidRDefault="00695EF8" w:rsidP="00695EF8">
      <w:pPr>
        <w:pStyle w:val="BodyText"/>
        <w:rPr>
          <w:ins w:id="1491" w:author="Phung Khac Toan (FSU1.BU92)" w:date="2018-05-13T15:45:00Z"/>
        </w:rPr>
      </w:pPr>
      <w:ins w:id="1492" w:author="Phung Khac Toan (FSU1.BU92)" w:date="2018-05-13T15:45:00Z">
        <w:r>
          <w:t>For Continuous Deployment, we use Apache HTTP Server image on Docker. The process is as diagram bellow</w:t>
        </w:r>
      </w:ins>
    </w:p>
    <w:p w:rsidR="00695EF8" w:rsidRDefault="00695EF8" w:rsidP="00695EF8">
      <w:pPr>
        <w:pStyle w:val="BodyText"/>
        <w:jc w:val="center"/>
        <w:rPr>
          <w:ins w:id="1493" w:author="Phung Khac Toan (FSU1.BU92)" w:date="2018-05-13T15:45:00Z"/>
        </w:rPr>
      </w:pPr>
      <w:ins w:id="1494" w:author="Phung Khac Toan (FSU1.BU92)" w:date="2018-05-13T15:45:00Z">
        <w:r>
          <w:rPr>
            <w:noProof/>
            <w:lang w:eastAsia="en-US"/>
          </w:rPr>
          <w:drawing>
            <wp:inline distT="0" distB="0" distL="0" distR="0" wp14:anchorId="65F5AD68" wp14:editId="1D0A5450">
              <wp:extent cx="5514975" cy="1600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PTD Diagram.jpg"/>
                      <pic:cNvPicPr/>
                    </pic:nvPicPr>
                    <pic:blipFill>
                      <a:blip r:embed="rId35">
                        <a:extLst>
                          <a:ext uri="{28A0092B-C50C-407E-A947-70E740481C1C}">
                            <a14:useLocalDpi xmlns:a14="http://schemas.microsoft.com/office/drawing/2010/main" val="0"/>
                          </a:ext>
                        </a:extLst>
                      </a:blip>
                      <a:stretch>
                        <a:fillRect/>
                      </a:stretch>
                    </pic:blipFill>
                    <pic:spPr>
                      <a:xfrm>
                        <a:off x="0" y="0"/>
                        <a:ext cx="5514975" cy="1600200"/>
                      </a:xfrm>
                      <a:prstGeom prst="rect">
                        <a:avLst/>
                      </a:prstGeom>
                    </pic:spPr>
                  </pic:pic>
                </a:graphicData>
              </a:graphic>
            </wp:inline>
          </w:drawing>
        </w:r>
      </w:ins>
    </w:p>
    <w:p w:rsidR="00695EF8" w:rsidRDefault="00695EF8" w:rsidP="00695EF8">
      <w:pPr>
        <w:pStyle w:val="BodyText"/>
        <w:rPr>
          <w:ins w:id="1495" w:author="Phung Khac Toan (FSU1.BU92)" w:date="2018-05-13T15:45:00Z"/>
        </w:rPr>
      </w:pPr>
      <w:ins w:id="1496" w:author="Phung Khac Toan (FSU1.BU92)" w:date="2018-05-13T15:45:00Z">
        <w:r>
          <w:t>Figure 5.3.9 Deployment process diagram</w:t>
        </w:r>
      </w:ins>
    </w:p>
    <w:p w:rsidR="00695EF8" w:rsidRDefault="00695EF8" w:rsidP="00695EF8">
      <w:pPr>
        <w:pStyle w:val="BodyText"/>
        <w:rPr>
          <w:ins w:id="1497" w:author="Phung Khac Toan (FSU1.BU92)" w:date="2018-05-13T15:45:00Z"/>
        </w:rPr>
      </w:pPr>
      <w:ins w:id="1498" w:author="Phung Khac Toan (FSU1.BU92)" w:date="2018-05-13T15:45:00Z">
        <w:r>
          <w:t>In CI process, Jenkins will build product after finished all stages: checkout code, merge code (if any) run npm install to install all require libraries, run Unit test. The result of build process is a web deployable folder (folder distribute).</w:t>
        </w:r>
      </w:ins>
    </w:p>
    <w:p w:rsidR="00695EF8" w:rsidRDefault="00695EF8" w:rsidP="00695EF8">
      <w:pPr>
        <w:pStyle w:val="BodyText"/>
        <w:rPr>
          <w:ins w:id="1499" w:author="Phung Khac Toan (FSU1.BU92)" w:date="2018-05-13T15:45:00Z"/>
        </w:rPr>
      </w:pPr>
      <w:ins w:id="1500" w:author="Phung Khac Toan (FSU1.BU92)" w:date="2018-05-13T15:45:00Z">
        <w:r>
          <w:lastRenderedPageBreak/>
          <w:t>To doing CD, we use Apace HTTP Server (</w:t>
        </w:r>
        <w:proofErr w:type="spellStart"/>
        <w:r>
          <w:t>httpd</w:t>
        </w:r>
        <w:proofErr w:type="spellEnd"/>
        <w:r>
          <w:t xml:space="preserve">). When create </w:t>
        </w:r>
        <w:proofErr w:type="spellStart"/>
        <w:r>
          <w:t>httpd</w:t>
        </w:r>
        <w:proofErr w:type="spellEnd"/>
        <w:r>
          <w:t xml:space="preserve"> container in Docker, we map folder </w:t>
        </w:r>
        <w:proofErr w:type="spellStart"/>
        <w:r>
          <w:t>htdocs</w:t>
        </w:r>
        <w:proofErr w:type="spellEnd"/>
        <w:r>
          <w:t xml:space="preserve"> (source folder) with distribute folder. Apache HTTP Server will use distribute folder to host a web application.</w:t>
        </w:r>
      </w:ins>
    </w:p>
    <w:p w:rsidR="00695EF8" w:rsidRDefault="00695EF8" w:rsidP="00695EF8">
      <w:pPr>
        <w:pStyle w:val="BodyText"/>
        <w:rPr>
          <w:ins w:id="1501" w:author="Phung Khac Toan (FSU1.BU92)" w:date="2018-05-13T15:46:00Z"/>
        </w:rPr>
      </w:pPr>
      <w:ins w:id="1502" w:author="Phung Khac Toan (FSU1.BU92)" w:date="2018-05-13T15:45:00Z">
        <w:r>
          <w:t>The result of this process is: whenever CI finished its process, there will be a new web application, which ready to test hosted by Apache HTTP Server.</w:t>
        </w:r>
      </w:ins>
    </w:p>
    <w:p w:rsidR="00695EF8" w:rsidRPr="008B6984" w:rsidRDefault="00695EF8" w:rsidP="00695EF8">
      <w:pPr>
        <w:pStyle w:val="Heading3"/>
        <w:jc w:val="both"/>
        <w:rPr>
          <w:ins w:id="1503" w:author="Phung Khac Toan (FSU1.BU92)" w:date="2018-05-13T15:46:00Z"/>
        </w:rPr>
      </w:pPr>
      <w:ins w:id="1504" w:author="Phung Khac Toan (FSU1.BU92)" w:date="2018-05-13T15:46:00Z">
        <w:r>
          <w:t>Configure jenkinsfile</w:t>
        </w:r>
      </w:ins>
    </w:p>
    <w:p w:rsidR="00695EF8" w:rsidRDefault="00064603" w:rsidP="00695EF8">
      <w:pPr>
        <w:pStyle w:val="BodyText"/>
        <w:rPr>
          <w:ins w:id="1505" w:author="Phung Khac Toan (FSU1.BU92)" w:date="2018-05-27T17:49:00Z"/>
        </w:rPr>
      </w:pPr>
      <w:ins w:id="1506" w:author="Phung Khac Toan (FSU1.BU92)" w:date="2018-05-27T17:47:00Z">
        <w:r>
          <w:t>Jenkinsfile is a text</w:t>
        </w:r>
      </w:ins>
      <w:ins w:id="1507" w:author="Phung Khac Toan (FSU1.BU92)" w:date="2018-05-27T17:48:00Z">
        <w:r>
          <w:t xml:space="preserve"> </w:t>
        </w:r>
      </w:ins>
      <w:ins w:id="1508" w:author="Phung Khac Toan (FSU1.BU92)" w:date="2018-05-27T17:47:00Z">
        <w:r>
          <w:t>file, which contains the d</w:t>
        </w:r>
      </w:ins>
      <w:ins w:id="1509" w:author="Phung Khac Toan (FSU1.BU92)" w:date="2018-05-27T17:48:00Z">
        <w:r>
          <w:t>e</w:t>
        </w:r>
      </w:ins>
      <w:ins w:id="1510" w:author="Phung Khac Toan (FSU1.BU92)" w:date="2018-05-27T17:47:00Z">
        <w:r>
          <w:t>finition</w:t>
        </w:r>
      </w:ins>
      <w:ins w:id="1511" w:author="Phung Khac Toan (FSU1.BU92)" w:date="2018-05-27T17:48:00Z">
        <w:r>
          <w:t xml:space="preserve"> of a Jenkins Pipeline. Jenkinsfile always checked into source control.</w:t>
        </w:r>
      </w:ins>
    </w:p>
    <w:p w:rsidR="00064603" w:rsidRDefault="00064603" w:rsidP="00695EF8">
      <w:pPr>
        <w:pStyle w:val="BodyText"/>
        <w:rPr>
          <w:ins w:id="1512" w:author="Phung Khac Toan (FSU1.BU92)" w:date="2018-05-27T18:52:00Z"/>
        </w:rPr>
      </w:pPr>
      <w:ins w:id="1513" w:author="Phung Khac Toan (FSU1.BU92)" w:date="2018-05-27T17:51:00Z">
        <w:r>
          <w:t xml:space="preserve">Because of Jenkinsfile contains the definition of a Jenkins Pipeline, thus the structure of </w:t>
        </w:r>
      </w:ins>
      <w:ins w:id="1514" w:author="Phung Khac Toan (FSU1.BU92)" w:date="2018-05-27T17:54:00Z">
        <w:r>
          <w:t>Jenkinsfile</w:t>
        </w:r>
      </w:ins>
      <w:ins w:id="1515" w:author="Phung Khac Toan (FSU1.BU92)" w:date="2018-05-27T17:51:00Z">
        <w:r>
          <w:t xml:space="preserve"> will</w:t>
        </w:r>
      </w:ins>
      <w:ins w:id="1516" w:author="Phung Khac Toan (FSU1.BU92)" w:date="2018-05-27T17:55:00Z">
        <w:r>
          <w:t xml:space="preserve"> be</w:t>
        </w:r>
      </w:ins>
      <w:ins w:id="1517" w:author="Phung Khac Toan (FSU1.BU92)" w:date="2018-05-27T17:51:00Z">
        <w:r>
          <w:t xml:space="preserve"> start</w:t>
        </w:r>
      </w:ins>
      <w:ins w:id="1518" w:author="Phung Khac Toan (FSU1.BU92)" w:date="2018-05-27T17:55:00Z">
        <w:r>
          <w:t>ed</w:t>
        </w:r>
      </w:ins>
      <w:ins w:id="1519" w:author="Phung Khac Toan (FSU1.BU92)" w:date="2018-05-27T17:51:00Z">
        <w:r>
          <w:t xml:space="preserve"> with the definition of Pipeline</w:t>
        </w:r>
      </w:ins>
    </w:p>
    <w:p w:rsidR="00514843" w:rsidRDefault="00514843" w:rsidP="00695EF8">
      <w:pPr>
        <w:pStyle w:val="BodyText"/>
        <w:rPr>
          <w:ins w:id="1520" w:author="Phung Khac Toan (FSU1.BU92)" w:date="2018-05-27T18:56:00Z"/>
        </w:rPr>
      </w:pPr>
      <w:ins w:id="1521" w:author="Phung Khac Toan (FSU1.BU92)" w:date="2018-05-27T18:52:00Z">
        <w:r>
          <w:t xml:space="preserve">In Jenkinsfile, there are 2 ways to </w:t>
        </w:r>
      </w:ins>
      <w:ins w:id="1522" w:author="Phung Khac Toan (FSU1.BU92)" w:date="2018-05-27T18:54:00Z">
        <w:r>
          <w:t>write down script</w:t>
        </w:r>
      </w:ins>
      <w:ins w:id="1523" w:author="Phung Khac Toan (FSU1.BU92)" w:date="2018-05-27T18:52:00Z">
        <w:r>
          <w:t xml:space="preserve">: using </w:t>
        </w:r>
      </w:ins>
      <w:ins w:id="1524" w:author="Phung Khac Toan (FSU1.BU92)" w:date="2018-05-27T18:53:00Z">
        <w:r>
          <w:t xml:space="preserve">“Declarative Pipeline” and “Scripted Pipeline” </w:t>
        </w:r>
      </w:ins>
    </w:p>
    <w:p w:rsidR="00514843" w:rsidRDefault="00514843">
      <w:pPr>
        <w:pStyle w:val="BodyText"/>
        <w:numPr>
          <w:ilvl w:val="0"/>
          <w:numId w:val="46"/>
        </w:numPr>
        <w:rPr>
          <w:ins w:id="1525" w:author="Phung Khac Toan (FSU1.BU92)" w:date="2018-05-27T18:57:00Z"/>
        </w:rPr>
        <w:pPrChange w:id="1526" w:author="Phung Khac Toan (FSU1.BU92)" w:date="2018-05-27T18:56:00Z">
          <w:pPr>
            <w:pStyle w:val="BodyText"/>
          </w:pPr>
        </w:pPrChange>
      </w:pPr>
      <w:ins w:id="1527" w:author="Phung Khac Toan (FSU1.BU92)" w:date="2018-05-27T18:56:00Z">
        <w:r>
          <w:t>Declarative Pipeline</w:t>
        </w:r>
      </w:ins>
    </w:p>
    <w:p w:rsidR="00514843" w:rsidRDefault="00514843">
      <w:pPr>
        <w:pStyle w:val="BodyText"/>
        <w:ind w:left="720"/>
        <w:rPr>
          <w:ins w:id="1528" w:author="Phung Khac Toan (FSU1.BU92)" w:date="2018-05-28T09:42:00Z"/>
        </w:rPr>
        <w:pPrChange w:id="1529" w:author="Phung Khac Toan (FSU1.BU92)" w:date="2018-05-27T18:57:00Z">
          <w:pPr>
            <w:pStyle w:val="BodyText"/>
          </w:pPr>
        </w:pPrChange>
      </w:pPr>
      <w:ins w:id="1530" w:author="Phung Khac Toan (FSU1.BU92)" w:date="2018-05-27T18:57:00Z">
        <w:r>
          <w:t>Declarative Pipeline using some</w:t>
        </w:r>
      </w:ins>
      <w:ins w:id="1531" w:author="Phung Khac Toan (FSU1.BU92)" w:date="2018-05-27T19:00:00Z">
        <w:r>
          <w:t xml:space="preserve"> simple</w:t>
        </w:r>
      </w:ins>
      <w:ins w:id="1532" w:author="Phung Khac Toan (FSU1.BU92)" w:date="2018-05-27T18:57:00Z">
        <w:r>
          <w:t xml:space="preserve"> syntax based on</w:t>
        </w:r>
      </w:ins>
      <w:ins w:id="1533" w:author="Phung Khac Toan (FSU1.BU92)" w:date="2018-05-27T18:59:00Z">
        <w:r>
          <w:t xml:space="preserve"> some built in</w:t>
        </w:r>
      </w:ins>
      <w:ins w:id="1534" w:author="Phung Khac Toan (FSU1.BU92)" w:date="2018-05-27T18:57:00Z">
        <w:r>
          <w:t xml:space="preserve"> methods</w:t>
        </w:r>
      </w:ins>
      <w:ins w:id="1535" w:author="Phung Khac Toan (FSU1.BU92)" w:date="2018-05-27T18:58:00Z">
        <w:r>
          <w:t xml:space="preserve"> </w:t>
        </w:r>
      </w:ins>
      <w:ins w:id="1536" w:author="Phung Khac Toan (FSU1.BU92)" w:date="2018-05-27T18:57:00Z">
        <w:r>
          <w:t>/</w:t>
        </w:r>
      </w:ins>
      <w:ins w:id="1537" w:author="Phung Khac Toan (FSU1.BU92)" w:date="2018-05-27T18:58:00Z">
        <w:r>
          <w:t xml:space="preserve"> </w:t>
        </w:r>
      </w:ins>
      <w:ins w:id="1538" w:author="Phung Khac Toan (FSU1.BU92)" w:date="2018-05-27T18:57:00Z">
        <w:r>
          <w:t xml:space="preserve">functions </w:t>
        </w:r>
      </w:ins>
      <w:ins w:id="1539" w:author="Phung Khac Toan (FSU1.BU92)" w:date="2018-05-27T18:59:00Z">
        <w:r>
          <w:t>to create stages inside.</w:t>
        </w:r>
      </w:ins>
      <w:ins w:id="1540" w:author="Phung Khac Toan (FSU1.BU92)" w:date="2018-05-27T19:01:00Z">
        <w:r>
          <w:t xml:space="preserve"> This is a new way to write script. It helps developer easily to write down Jenkinsfile, using </w:t>
        </w:r>
      </w:ins>
      <w:ins w:id="1541" w:author="Phung Khac Toan (FSU1.BU92)" w:date="2018-05-27T19:02:00Z">
        <w:r>
          <w:t>some simple built in functions</w:t>
        </w:r>
        <w:r w:rsidR="00A6500C">
          <w:t>.</w:t>
        </w:r>
      </w:ins>
      <w:ins w:id="1542" w:author="Phung Khac Toan (FSU1.BU92)" w:date="2018-06-02T14:54:00Z">
        <w:r w:rsidR="00653EA0">
          <w:t xml:space="preserve"> </w:t>
        </w:r>
      </w:ins>
      <w:ins w:id="1543" w:author="Phung Khac Toan (FSU1.BU92)" w:date="2018-06-02T14:55:00Z">
        <w:r w:rsidR="00653EA0">
          <w:t>Declarative Pipeline support well small project with basic stages.</w:t>
        </w:r>
      </w:ins>
    </w:p>
    <w:p w:rsidR="00F55596" w:rsidRDefault="00F55596">
      <w:pPr>
        <w:pStyle w:val="BodyText"/>
        <w:ind w:left="720"/>
        <w:jc w:val="center"/>
        <w:rPr>
          <w:ins w:id="1544" w:author="Phung Khac Toan (FSU1.BU92)" w:date="2018-05-28T09:42:00Z"/>
        </w:rPr>
        <w:pPrChange w:id="1545" w:author="Phung Khac Toan (FSU1.BU92)" w:date="2018-05-28T09:43:00Z">
          <w:pPr>
            <w:pStyle w:val="BodyText"/>
          </w:pPr>
        </w:pPrChange>
      </w:pPr>
      <w:ins w:id="1546" w:author="Phung Khac Toan (FSU1.BU92)" w:date="2018-05-28T09:42:00Z">
        <w:r>
          <w:rPr>
            <w:noProof/>
            <w:lang w:eastAsia="en-US"/>
          </w:rPr>
          <w:lastRenderedPageBreak/>
          <w:drawing>
            <wp:inline distT="0" distB="0" distL="0" distR="0">
              <wp:extent cx="3368040" cy="25755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8040" cy="2575560"/>
                      </a:xfrm>
                      <a:prstGeom prst="rect">
                        <a:avLst/>
                      </a:prstGeom>
                      <a:noFill/>
                      <a:ln>
                        <a:noFill/>
                      </a:ln>
                    </pic:spPr>
                  </pic:pic>
                </a:graphicData>
              </a:graphic>
            </wp:inline>
          </w:drawing>
        </w:r>
      </w:ins>
    </w:p>
    <w:p w:rsidR="00F55596" w:rsidRDefault="00F55596">
      <w:pPr>
        <w:pStyle w:val="BodyText"/>
        <w:ind w:left="720"/>
        <w:jc w:val="center"/>
        <w:rPr>
          <w:ins w:id="1547" w:author="Phung Khac Toan (FSU1.BU92)" w:date="2018-05-27T19:02:00Z"/>
        </w:rPr>
        <w:pPrChange w:id="1548" w:author="Phung Khac Toan (FSU1.BU92)" w:date="2018-05-28T09:43:00Z">
          <w:pPr>
            <w:pStyle w:val="BodyText"/>
          </w:pPr>
        </w:pPrChange>
      </w:pPr>
      <w:ins w:id="1549" w:author="Phung Khac Toan (FSU1.BU92)" w:date="2018-05-28T09:42:00Z">
        <w:r>
          <w:t xml:space="preserve">Figure 5.3.10.1: </w:t>
        </w:r>
      </w:ins>
      <w:ins w:id="1550" w:author="Phung Khac Toan (FSU1.BU92)" w:date="2018-05-28T09:43:00Z">
        <w:r>
          <w:t>Declarative Pipeline sample</w:t>
        </w:r>
      </w:ins>
    </w:p>
    <w:p w:rsidR="00A6500C" w:rsidRDefault="00A6500C">
      <w:pPr>
        <w:pStyle w:val="BodyText"/>
        <w:numPr>
          <w:ilvl w:val="0"/>
          <w:numId w:val="46"/>
        </w:numPr>
        <w:rPr>
          <w:ins w:id="1551" w:author="Phung Khac Toan (FSU1.BU92)" w:date="2018-05-28T09:43:00Z"/>
        </w:rPr>
        <w:pPrChange w:id="1552" w:author="Phung Khac Toan (FSU1.BU92)" w:date="2018-05-27T19:02:00Z">
          <w:pPr>
            <w:pStyle w:val="BodyText"/>
          </w:pPr>
        </w:pPrChange>
      </w:pPr>
      <w:ins w:id="1553" w:author="Phung Khac Toan (FSU1.BU92)" w:date="2018-05-27T19:02:00Z">
        <w:r>
          <w:t xml:space="preserve">Scripted Pipeline: Scripted pipeline is the traditional way to write Jenkinsfile. </w:t>
        </w:r>
      </w:ins>
      <w:ins w:id="1554" w:author="Phung Khac Toan (FSU1.BU92)" w:date="2018-05-28T09:40:00Z">
        <w:r w:rsidR="00F55596">
          <w:t>Scripted Pipeline using Groovy script</w:t>
        </w:r>
      </w:ins>
      <w:ins w:id="1555" w:author="Phung Khac Toan (FSU1.BU92)" w:date="2018-05-28T09:41:00Z">
        <w:r w:rsidR="00F55596">
          <w:t xml:space="preserve"> – a technique advance, to define tasks or complicated logic </w:t>
        </w:r>
      </w:ins>
    </w:p>
    <w:p w:rsidR="00F55596" w:rsidRDefault="00F55596">
      <w:pPr>
        <w:pStyle w:val="BodyText"/>
        <w:ind w:left="720"/>
        <w:jc w:val="center"/>
        <w:rPr>
          <w:ins w:id="1556" w:author="Phung Khac Toan (FSU1.BU92)" w:date="2018-05-28T09:43:00Z"/>
        </w:rPr>
        <w:pPrChange w:id="1557" w:author="Phung Khac Toan (FSU1.BU92)" w:date="2018-05-28T09:44:00Z">
          <w:pPr>
            <w:pStyle w:val="BodyText"/>
          </w:pPr>
        </w:pPrChange>
      </w:pPr>
      <w:ins w:id="1558" w:author="Phung Khac Toan (FSU1.BU92)" w:date="2018-05-28T09:43:00Z">
        <w:r>
          <w:rPr>
            <w:noProof/>
            <w:lang w:eastAsia="en-US"/>
          </w:rPr>
          <w:drawing>
            <wp:inline distT="0" distB="0" distL="0" distR="0">
              <wp:extent cx="4465320" cy="2072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5320" cy="2072640"/>
                      </a:xfrm>
                      <a:prstGeom prst="rect">
                        <a:avLst/>
                      </a:prstGeom>
                      <a:noFill/>
                      <a:ln>
                        <a:noFill/>
                      </a:ln>
                    </pic:spPr>
                  </pic:pic>
                </a:graphicData>
              </a:graphic>
            </wp:inline>
          </w:drawing>
        </w:r>
      </w:ins>
    </w:p>
    <w:p w:rsidR="00F55596" w:rsidRDefault="00F55596">
      <w:pPr>
        <w:pStyle w:val="BodyText"/>
        <w:ind w:left="720"/>
        <w:jc w:val="center"/>
        <w:rPr>
          <w:ins w:id="1559" w:author="Phung Khac Toan (FSU1.BU92)" w:date="2018-05-27T17:51:00Z"/>
        </w:rPr>
        <w:pPrChange w:id="1560" w:author="Phung Khac Toan (FSU1.BU92)" w:date="2018-05-28T09:43:00Z">
          <w:pPr>
            <w:pStyle w:val="BodyText"/>
          </w:pPr>
        </w:pPrChange>
      </w:pPr>
      <w:ins w:id="1561" w:author="Phung Khac Toan (FSU1.BU92)" w:date="2018-05-28T09:43:00Z">
        <w:r>
          <w:t>Figure 5.3.10.2: Scripted Pipeline sample</w:t>
        </w:r>
      </w:ins>
    </w:p>
    <w:p w:rsidR="00DB36DB" w:rsidRDefault="00DB36DB" w:rsidP="00DB36DB">
      <w:pPr>
        <w:pStyle w:val="BodyText"/>
        <w:ind w:left="720"/>
        <w:rPr>
          <w:ins w:id="1562" w:author="Phung Khac Toan (FSU1.BU92)" w:date="2018-06-02T15:12:00Z"/>
        </w:rPr>
        <w:pPrChange w:id="1563" w:author="Phung Khac Toan (FSU1.BU92)" w:date="2018-06-02T15:12:00Z">
          <w:pPr>
            <w:pStyle w:val="BodyText"/>
          </w:pPr>
        </w:pPrChange>
      </w:pPr>
      <w:ins w:id="1564" w:author="Phung Khac Toan (FSU1.BU92)" w:date="2018-06-02T15:12:00Z">
        <w:r>
          <w:t>The advantages of Scripted Pipeline compare with Declarative Pipeline:</w:t>
        </w:r>
      </w:ins>
    </w:p>
    <w:p w:rsidR="00DB36DB" w:rsidRDefault="00DB36DB" w:rsidP="00DB36DB">
      <w:pPr>
        <w:pStyle w:val="BodyText"/>
        <w:numPr>
          <w:ilvl w:val="1"/>
          <w:numId w:val="32"/>
        </w:numPr>
        <w:rPr>
          <w:ins w:id="1565" w:author="Phung Khac Toan (FSU1.BU92)" w:date="2018-06-02T15:17:00Z"/>
        </w:rPr>
        <w:pPrChange w:id="1566" w:author="Phung Khac Toan (FSU1.BU92)" w:date="2018-06-02T15:12:00Z">
          <w:pPr>
            <w:pStyle w:val="BodyText"/>
          </w:pPr>
        </w:pPrChange>
      </w:pPr>
      <w:ins w:id="1567" w:author="Phung Khac Toan (FSU1.BU92)" w:date="2018-06-02T15:14:00Z">
        <w:r>
          <w:t xml:space="preserve">Most functionality </w:t>
        </w:r>
      </w:ins>
      <w:ins w:id="1568" w:author="Phung Khac Toan (FSU1.BU92)" w:date="2018-06-02T15:15:00Z">
        <w:r>
          <w:t xml:space="preserve">provides by Groovy language </w:t>
        </w:r>
        <w:r w:rsidR="00440E31">
          <w:t xml:space="preserve">are available to users of Scripted Pipeline. It means that </w:t>
        </w:r>
      </w:ins>
      <w:ins w:id="1569" w:author="Phung Khac Toan (FSU1.BU92)" w:date="2018-06-02T15:16:00Z">
        <w:r w:rsidR="00440E31">
          <w:t xml:space="preserve">users have a very expressive and flexible tool </w:t>
        </w:r>
      </w:ins>
      <w:ins w:id="1570" w:author="Phung Khac Toan (FSU1.BU92)" w:date="2018-06-02T15:17:00Z">
        <w:r w:rsidR="00440E31">
          <w:t>to use in Continuous Delivery pipelines</w:t>
        </w:r>
      </w:ins>
    </w:p>
    <w:p w:rsidR="00440E31" w:rsidRDefault="00440E31" w:rsidP="00DB36DB">
      <w:pPr>
        <w:pStyle w:val="BodyText"/>
        <w:numPr>
          <w:ilvl w:val="1"/>
          <w:numId w:val="32"/>
        </w:numPr>
        <w:rPr>
          <w:ins w:id="1571" w:author="Phung Khac Toan (FSU1.BU92)" w:date="2018-06-02T15:19:00Z"/>
        </w:rPr>
        <w:pPrChange w:id="1572" w:author="Phung Khac Toan (FSU1.BU92)" w:date="2018-06-02T15:12:00Z">
          <w:pPr>
            <w:pStyle w:val="BodyText"/>
          </w:pPr>
        </w:pPrChange>
      </w:pPr>
      <w:ins w:id="1573" w:author="Phung Khac Toan (FSU1.BU92)" w:date="2018-06-02T15:17:00Z">
        <w:r>
          <w:lastRenderedPageBreak/>
          <w:t>Scripted pipeline provides Flow control</w:t>
        </w:r>
      </w:ins>
      <w:ins w:id="1574" w:author="Phung Khac Toan (FSU1.BU92)" w:date="2018-06-02T15:18:00Z">
        <w:r>
          <w:t xml:space="preserve">. </w:t>
        </w:r>
      </w:ins>
      <w:ins w:id="1575" w:author="Phung Khac Toan (FSU1.BU92)" w:date="2018-06-02T15:19:00Z">
        <w:r>
          <w:t>Therefore,</w:t>
        </w:r>
      </w:ins>
      <w:ins w:id="1576" w:author="Phung Khac Toan (FSU1.BU92)" w:date="2018-06-02T15:18:00Z">
        <w:r>
          <w:t xml:space="preserve"> users can use if/else conditionals, such as:</w:t>
        </w:r>
      </w:ins>
    </w:p>
    <w:p w:rsidR="00440E31" w:rsidRDefault="00440E31" w:rsidP="00440E31">
      <w:pPr>
        <w:pStyle w:val="BodyText"/>
        <w:ind w:left="1440"/>
        <w:rPr>
          <w:ins w:id="1577" w:author="Phung Khac Toan (FSU1.BU92)" w:date="2018-06-02T15:22:00Z"/>
        </w:rPr>
        <w:pPrChange w:id="1578" w:author="Phung Khac Toan (FSU1.BU92)" w:date="2018-06-02T15:19:00Z">
          <w:pPr>
            <w:pStyle w:val="BodyText"/>
          </w:pPr>
        </w:pPrChange>
      </w:pPr>
      <w:ins w:id="1579" w:author="Phung Khac Toan (FSU1.BU92)" w:date="2018-06-02T15:19:00Z">
        <w:r>
          <w:rPr>
            <w:noProof/>
            <w:lang w:eastAsia="en-US"/>
          </w:rPr>
          <w:drawing>
            <wp:inline distT="0" distB="0" distL="0" distR="0">
              <wp:extent cx="3886200" cy="1958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86200" cy="1958340"/>
                      </a:xfrm>
                      <a:prstGeom prst="rect">
                        <a:avLst/>
                      </a:prstGeom>
                      <a:noFill/>
                      <a:ln>
                        <a:noFill/>
                      </a:ln>
                    </pic:spPr>
                  </pic:pic>
                </a:graphicData>
              </a:graphic>
            </wp:inline>
          </w:drawing>
        </w:r>
      </w:ins>
    </w:p>
    <w:p w:rsidR="00440E31" w:rsidRDefault="00440E31" w:rsidP="00440E31">
      <w:pPr>
        <w:pStyle w:val="BodyText"/>
        <w:ind w:left="720"/>
        <w:jc w:val="center"/>
        <w:rPr>
          <w:ins w:id="1580" w:author="Phung Khac Toan (FSU1.BU92)" w:date="2018-06-02T15:19:00Z"/>
        </w:rPr>
        <w:pPrChange w:id="1581" w:author="Phung Khac Toan (FSU1.BU92)" w:date="2018-06-02T15:23:00Z">
          <w:pPr>
            <w:pStyle w:val="BodyText"/>
          </w:pPr>
        </w:pPrChange>
      </w:pPr>
      <w:ins w:id="1582" w:author="Phung Khac Toan (FSU1.BU92)" w:date="2018-06-02T15:22:00Z">
        <w:r>
          <w:t>Figure 5.3.10.</w:t>
        </w:r>
      </w:ins>
      <w:ins w:id="1583" w:author="Phung Khac Toan (FSU1.BU92)" w:date="2018-06-02T15:23:00Z">
        <w:r>
          <w:t>3</w:t>
        </w:r>
      </w:ins>
      <w:ins w:id="1584" w:author="Phung Khac Toan (FSU1.BU92)" w:date="2018-06-02T15:22:00Z">
        <w:r>
          <w:t xml:space="preserve">: Scripted Pipeline </w:t>
        </w:r>
      </w:ins>
      <w:ins w:id="1585" w:author="Phung Khac Toan (FSU1.BU92)" w:date="2018-06-02T15:23:00Z">
        <w:r>
          <w:t>Flow control sample</w:t>
        </w:r>
      </w:ins>
    </w:p>
    <w:p w:rsidR="00440E31" w:rsidRDefault="00440E31" w:rsidP="00440E31">
      <w:pPr>
        <w:pStyle w:val="BodyText"/>
        <w:numPr>
          <w:ilvl w:val="1"/>
          <w:numId w:val="32"/>
        </w:numPr>
        <w:rPr>
          <w:ins w:id="1586" w:author="Phung Khac Toan (FSU1.BU92)" w:date="2018-06-02T15:23:00Z"/>
        </w:rPr>
        <w:pPrChange w:id="1587" w:author="Phung Khac Toan (FSU1.BU92)" w:date="2018-06-02T15:21:00Z">
          <w:pPr>
            <w:pStyle w:val="BodyText"/>
          </w:pPr>
        </w:pPrChange>
      </w:pPr>
      <w:ins w:id="1588" w:author="Phung Khac Toan (FSU1.BU92)" w:date="2018-06-02T15:20:00Z">
        <w:r>
          <w:t xml:space="preserve">Scripted pipeline flow control can be managed with </w:t>
        </w:r>
        <w:proofErr w:type="spellStart"/>
        <w:r>
          <w:t>Groovy</w:t>
        </w:r>
      </w:ins>
      <w:ins w:id="1589" w:author="Phung Khac Toan (FSU1.BU92)" w:date="2018-06-02T15:21:00Z">
        <w:r>
          <w:t>’s</w:t>
        </w:r>
      </w:ins>
      <w:proofErr w:type="spellEnd"/>
      <w:ins w:id="1590" w:author="Phung Khac Toan (FSU1.BU92)" w:date="2018-06-02T15:20:00Z">
        <w:r>
          <w:t xml:space="preserve"> exception</w:t>
        </w:r>
      </w:ins>
      <w:ins w:id="1591" w:author="Phung Khac Toan (FSU1.BU92)" w:date="2018-06-02T15:21:00Z">
        <w:r>
          <w:t xml:space="preserve"> handling support. When steps fail, they can throw an exception, thus user can find the issues faster</w:t>
        </w:r>
      </w:ins>
    </w:p>
    <w:p w:rsidR="00440E31" w:rsidRDefault="00440E31" w:rsidP="00440E31">
      <w:pPr>
        <w:pStyle w:val="BodyText"/>
        <w:ind w:left="1440"/>
        <w:rPr>
          <w:ins w:id="1592" w:author="Phung Khac Toan (FSU1.BU92)" w:date="2018-06-02T15:23:00Z"/>
        </w:rPr>
        <w:pPrChange w:id="1593" w:author="Phung Khac Toan (FSU1.BU92)" w:date="2018-06-02T15:23:00Z">
          <w:pPr>
            <w:pStyle w:val="BodyText"/>
          </w:pPr>
        </w:pPrChange>
      </w:pPr>
      <w:ins w:id="1594" w:author="Phung Khac Toan (FSU1.BU92)" w:date="2018-06-02T15:23:00Z">
        <w:r>
          <w:rPr>
            <w:noProof/>
            <w:lang w:eastAsia="en-US"/>
          </w:rPr>
          <w:drawing>
            <wp:inline distT="0" distB="0" distL="0" distR="0">
              <wp:extent cx="4602480" cy="23393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2480" cy="2339340"/>
                      </a:xfrm>
                      <a:prstGeom prst="rect">
                        <a:avLst/>
                      </a:prstGeom>
                      <a:noFill/>
                      <a:ln>
                        <a:noFill/>
                      </a:ln>
                    </pic:spPr>
                  </pic:pic>
                </a:graphicData>
              </a:graphic>
            </wp:inline>
          </w:drawing>
        </w:r>
      </w:ins>
    </w:p>
    <w:p w:rsidR="00440E31" w:rsidRDefault="00440E31" w:rsidP="00440E31">
      <w:pPr>
        <w:pStyle w:val="BodyText"/>
        <w:ind w:left="1440"/>
        <w:rPr>
          <w:ins w:id="1595" w:author="Phung Khac Toan (FSU1.BU92)" w:date="2018-06-02T15:24:00Z"/>
        </w:rPr>
        <w:pPrChange w:id="1596" w:author="Phung Khac Toan (FSU1.BU92)" w:date="2018-06-02T15:23:00Z">
          <w:pPr>
            <w:pStyle w:val="BodyText"/>
          </w:pPr>
        </w:pPrChange>
      </w:pPr>
      <w:ins w:id="1597" w:author="Phung Khac Toan (FSU1.BU92)" w:date="2018-06-02T15:23:00Z">
        <w:r>
          <w:t>Figure 5.3.10.</w:t>
        </w:r>
        <w:r>
          <w:t>4</w:t>
        </w:r>
        <w:r>
          <w:t>: Scripted Pipeline Flow control</w:t>
        </w:r>
      </w:ins>
      <w:ins w:id="1598" w:author="Phung Khac Toan (FSU1.BU92)" w:date="2018-06-02T15:24:00Z">
        <w:r>
          <w:t xml:space="preserve"> exception handling</w:t>
        </w:r>
      </w:ins>
      <w:ins w:id="1599" w:author="Phung Khac Toan (FSU1.BU92)" w:date="2018-06-02T15:23:00Z">
        <w:r>
          <w:t xml:space="preserve"> sample</w:t>
        </w:r>
      </w:ins>
    </w:p>
    <w:p w:rsidR="00424E53" w:rsidRDefault="00424E53" w:rsidP="00424E53">
      <w:pPr>
        <w:pStyle w:val="BodyText"/>
        <w:rPr>
          <w:ins w:id="1600" w:author="Phung Khac Toan (FSU1.BU92)" w:date="2018-06-02T16:15:00Z"/>
        </w:rPr>
        <w:pPrChange w:id="1601" w:author="Phung Khac Toan (FSU1.BU92)" w:date="2018-06-02T15:24:00Z">
          <w:pPr>
            <w:pStyle w:val="BodyText"/>
          </w:pPr>
        </w:pPrChange>
      </w:pPr>
      <w:ins w:id="1602" w:author="Phung Khac Toan (FSU1.BU92)" w:date="2018-06-02T15:24:00Z">
        <w:r>
          <w:t>Because of these advantages, in this thesis, the author use</w:t>
        </w:r>
      </w:ins>
      <w:ins w:id="1603" w:author="Phung Khac Toan (FSU1.BU92)" w:date="2018-06-02T15:25:00Z">
        <w:r>
          <w:t>d</w:t>
        </w:r>
      </w:ins>
      <w:ins w:id="1604" w:author="Phung Khac Toan (FSU1.BU92)" w:date="2018-06-02T15:24:00Z">
        <w:r>
          <w:t xml:space="preserve"> Scripted pipeline in Jenkinsfile</w:t>
        </w:r>
      </w:ins>
      <w:ins w:id="1605" w:author="Phung Khac Toan (FSU1.BU92)" w:date="2018-06-02T15:25:00Z">
        <w:r>
          <w:t>.</w:t>
        </w:r>
      </w:ins>
    </w:p>
    <w:p w:rsidR="00C50061" w:rsidRDefault="00C50061" w:rsidP="00424E53">
      <w:pPr>
        <w:pStyle w:val="BodyText"/>
        <w:rPr>
          <w:ins w:id="1606" w:author="Phung Khac Toan (FSU1.BU92)" w:date="2018-06-02T16:26:00Z"/>
        </w:rPr>
        <w:pPrChange w:id="1607" w:author="Phung Khac Toan (FSU1.BU92)" w:date="2018-06-02T15:24:00Z">
          <w:pPr>
            <w:pStyle w:val="BodyText"/>
          </w:pPr>
        </w:pPrChange>
      </w:pPr>
      <w:ins w:id="1608" w:author="Phung Khac Toan (FSU1.BU92)" w:date="2018-06-02T16:15:00Z">
        <w:r>
          <w:lastRenderedPageBreak/>
          <w:t xml:space="preserve">In Pipeline, step is the most </w:t>
        </w:r>
      </w:ins>
      <w:ins w:id="1609" w:author="Phung Khac Toan (FSU1.BU92)" w:date="2018-06-02T16:23:00Z">
        <w:r>
          <w:t xml:space="preserve">fundamental part. Basically, </w:t>
        </w:r>
      </w:ins>
      <w:ins w:id="1610" w:author="Phung Khac Toan (FSU1.BU92)" w:date="2018-06-02T16:24:00Z">
        <w:r>
          <w:t>steps tell Jenkins what to do for both Declarative and Scripted Pipeline.</w:t>
        </w:r>
      </w:ins>
      <w:ins w:id="1611" w:author="Phung Khac Toan (FSU1.BU92)" w:date="2018-06-02T16:26:00Z">
        <w:r w:rsidR="004C5E8D">
          <w:t xml:space="preserve"> “Stages” is symbol of steps in Pipeline.</w:t>
        </w:r>
      </w:ins>
    </w:p>
    <w:p w:rsidR="00665283" w:rsidRPr="004C5E8D" w:rsidRDefault="004C5E8D" w:rsidP="00695EF8">
      <w:pPr>
        <w:pStyle w:val="BodyText"/>
        <w:rPr>
          <w:ins w:id="1612" w:author="Phung Khac Toan (FSU1.BU92)" w:date="2018-05-27T18:09:00Z"/>
          <w:rPrChange w:id="1613" w:author="Phung Khac Toan (FSU1.BU92)" w:date="2018-06-02T16:27:00Z">
            <w:rPr>
              <w:ins w:id="1614" w:author="Phung Khac Toan (FSU1.BU92)" w:date="2018-05-27T18:09:00Z"/>
            </w:rPr>
          </w:rPrChange>
        </w:rPr>
      </w:pPr>
      <w:ins w:id="1615" w:author="Phung Khac Toan (FSU1.BU92)" w:date="2018-06-02T16:27:00Z">
        <w:r w:rsidRPr="004C5E8D">
          <w:rPr>
            <w:rPrChange w:id="1616" w:author="Phung Khac Toan (FSU1.BU92)" w:date="2018-06-02T16:27:00Z">
              <w:rPr>
                <w:u w:val="single"/>
              </w:rPr>
            </w:rPrChange>
          </w:rPr>
          <w:t xml:space="preserve">Stages: </w:t>
        </w:r>
      </w:ins>
      <w:ins w:id="1617" w:author="Phung Khac Toan (FSU1.BU92)" w:date="2018-05-27T18:09:00Z">
        <w:r w:rsidR="00AA58D9" w:rsidRPr="004C5E8D">
          <w:rPr>
            <w:rPrChange w:id="1618" w:author="Phung Khac Toan (FSU1.BU92)" w:date="2018-06-02T16:27:00Z">
              <w:rPr/>
            </w:rPrChange>
          </w:rPr>
          <w:t xml:space="preserve">Containing a sequence of one or more stage directives, the stages section is where the bulk of the "work" described by a Pipeline will be located. </w:t>
        </w:r>
        <w:r w:rsidR="00AA58D9" w:rsidRPr="004C5E8D">
          <w:rPr>
            <w:highlight w:val="yellow"/>
            <w:rPrChange w:id="1619" w:author="Phung Khac Toan (FSU1.BU92)" w:date="2018-06-02T16:27:00Z">
              <w:rPr>
                <w:highlight w:val="yellow"/>
              </w:rPr>
            </w:rPrChange>
          </w:rPr>
          <w:t>(</w:t>
        </w:r>
        <w:proofErr w:type="spellStart"/>
        <w:r w:rsidR="00AA58D9" w:rsidRPr="004C5E8D">
          <w:rPr>
            <w:highlight w:val="yellow"/>
            <w:rPrChange w:id="1620" w:author="Phung Khac Toan (FSU1.BU92)" w:date="2018-06-02T16:27:00Z">
              <w:rPr>
                <w:highlight w:val="yellow"/>
              </w:rPr>
            </w:rPrChange>
          </w:rPr>
          <w:t>trích</w:t>
        </w:r>
        <w:proofErr w:type="spellEnd"/>
        <w:r w:rsidR="00AA58D9" w:rsidRPr="004C5E8D">
          <w:rPr>
            <w:highlight w:val="yellow"/>
            <w:rPrChange w:id="1621" w:author="Phung Khac Toan (FSU1.BU92)" w:date="2018-06-02T16:27:00Z">
              <w:rPr>
                <w:highlight w:val="yellow"/>
              </w:rPr>
            </w:rPrChange>
          </w:rPr>
          <w:t xml:space="preserve"> </w:t>
        </w:r>
        <w:proofErr w:type="spellStart"/>
        <w:r w:rsidR="00AA58D9" w:rsidRPr="004C5E8D">
          <w:rPr>
            <w:highlight w:val="yellow"/>
            <w:rPrChange w:id="1622" w:author="Phung Khac Toan (FSU1.BU92)" w:date="2018-06-02T16:27:00Z">
              <w:rPr>
                <w:highlight w:val="yellow"/>
              </w:rPr>
            </w:rPrChange>
          </w:rPr>
          <w:t>nguồn</w:t>
        </w:r>
        <w:proofErr w:type="spellEnd"/>
        <w:r w:rsidR="00AA58D9" w:rsidRPr="004C5E8D">
          <w:rPr>
            <w:highlight w:val="yellow"/>
            <w:rPrChange w:id="1623" w:author="Phung Khac Toan (FSU1.BU92)" w:date="2018-06-02T16:27:00Z">
              <w:rPr>
                <w:highlight w:val="yellow"/>
              </w:rPr>
            </w:rPrChange>
          </w:rPr>
          <w:t>)</w:t>
        </w:r>
      </w:ins>
    </w:p>
    <w:p w:rsidR="00AA58D9" w:rsidRPr="004C5E8D" w:rsidRDefault="00AA58D9" w:rsidP="00695EF8">
      <w:pPr>
        <w:pStyle w:val="BodyText"/>
        <w:rPr>
          <w:ins w:id="1624" w:author="Phung Khac Toan (FSU1.BU92)" w:date="2018-05-27T18:26:00Z"/>
          <w:rPrChange w:id="1625" w:author="Phung Khac Toan (FSU1.BU92)" w:date="2018-06-02T16:27:00Z">
            <w:rPr>
              <w:ins w:id="1626" w:author="Phung Khac Toan (FSU1.BU92)" w:date="2018-05-27T18:26:00Z"/>
            </w:rPr>
          </w:rPrChange>
        </w:rPr>
      </w:pPr>
      <w:ins w:id="1627" w:author="Phung Khac Toan (FSU1.BU92)" w:date="2018-05-27T18:11:00Z">
        <w:r w:rsidRPr="004C5E8D">
          <w:rPr>
            <w:rPrChange w:id="1628" w:author="Phung Khac Toan (FSU1.BU92)" w:date="2018-06-02T16:27:00Z">
              <w:rPr/>
            </w:rPrChange>
          </w:rPr>
          <w:t>“</w:t>
        </w:r>
      </w:ins>
      <w:ins w:id="1629" w:author="Phung Khac Toan (FSU1.BU92)" w:date="2018-05-27T18:09:00Z">
        <w:r w:rsidRPr="004C5E8D">
          <w:rPr>
            <w:rPrChange w:id="1630" w:author="Phung Khac Toan (FSU1.BU92)" w:date="2018-06-02T16:27:00Z">
              <w:rPr/>
            </w:rPrChange>
          </w:rPr>
          <w:t>Stages</w:t>
        </w:r>
      </w:ins>
      <w:ins w:id="1631" w:author="Phung Khac Toan (FSU1.BU92)" w:date="2018-05-27T18:11:00Z">
        <w:r w:rsidRPr="004C5E8D">
          <w:rPr>
            <w:rPrChange w:id="1632" w:author="Phung Khac Toan (FSU1.BU92)" w:date="2018-06-02T16:27:00Z">
              <w:rPr/>
            </w:rPrChange>
          </w:rPr>
          <w:t>”</w:t>
        </w:r>
      </w:ins>
      <w:ins w:id="1633" w:author="Phung Khac Toan (FSU1.BU92)" w:date="2018-05-27T18:09:00Z">
        <w:r w:rsidRPr="004C5E8D">
          <w:rPr>
            <w:rPrChange w:id="1634" w:author="Phung Khac Toan (FSU1.BU92)" w:date="2018-06-02T16:27:00Z">
              <w:rPr/>
            </w:rPrChange>
          </w:rPr>
          <w:t xml:space="preserve"> contains a list of </w:t>
        </w:r>
      </w:ins>
      <w:ins w:id="1635" w:author="Phung Khac Toan (FSU1.BU92)" w:date="2018-05-27T18:11:00Z">
        <w:r w:rsidRPr="004C5E8D">
          <w:rPr>
            <w:rPrChange w:id="1636" w:author="Phung Khac Toan (FSU1.BU92)" w:date="2018-06-02T16:27:00Z">
              <w:rPr/>
            </w:rPrChange>
          </w:rPr>
          <w:t>“</w:t>
        </w:r>
      </w:ins>
      <w:ins w:id="1637" w:author="Phung Khac Toan (FSU1.BU92)" w:date="2018-05-27T18:09:00Z">
        <w:r w:rsidRPr="004C5E8D">
          <w:rPr>
            <w:rPrChange w:id="1638" w:author="Phung Khac Toan (FSU1.BU92)" w:date="2018-06-02T16:27:00Z">
              <w:rPr/>
            </w:rPrChange>
          </w:rPr>
          <w:t>stage</w:t>
        </w:r>
      </w:ins>
      <w:ins w:id="1639" w:author="Phung Khac Toan (FSU1.BU92)" w:date="2018-05-27T18:11:00Z">
        <w:r w:rsidRPr="004C5E8D">
          <w:rPr>
            <w:rPrChange w:id="1640" w:author="Phung Khac Toan (FSU1.BU92)" w:date="2018-06-02T16:27:00Z">
              <w:rPr/>
            </w:rPrChange>
          </w:rPr>
          <w:t>”, which define what should Jenkins do, step by step. The recommendation is</w:t>
        </w:r>
      </w:ins>
      <w:ins w:id="1641" w:author="Phung Khac Toan (FSU1.BU92)" w:date="2018-05-27T18:12:00Z">
        <w:r w:rsidRPr="004C5E8D">
          <w:rPr>
            <w:rPrChange w:id="1642" w:author="Phung Khac Toan (FSU1.BU92)" w:date="2018-06-02T16:27:00Z">
              <w:rPr/>
            </w:rPrChange>
          </w:rPr>
          <w:t>:</w:t>
        </w:r>
      </w:ins>
      <w:ins w:id="1643" w:author="Phung Khac Toan (FSU1.BU92)" w:date="2018-05-27T18:11:00Z">
        <w:r w:rsidRPr="004C5E8D">
          <w:rPr>
            <w:rPrChange w:id="1644" w:author="Phung Khac Toan (FSU1.BU92)" w:date="2018-06-02T16:27:00Z">
              <w:rPr/>
            </w:rPrChange>
          </w:rPr>
          <w:t xml:space="preserve"> </w:t>
        </w:r>
      </w:ins>
      <w:ins w:id="1645" w:author="Phung Khac Toan (FSU1.BU92)" w:date="2018-05-27T18:12:00Z">
        <w:r w:rsidRPr="004C5E8D">
          <w:rPr>
            <w:rPrChange w:id="1646" w:author="Phung Khac Toan (FSU1.BU92)" w:date="2018-06-02T16:27:00Z">
              <w:rPr/>
            </w:rPrChange>
          </w:rPr>
          <w:t xml:space="preserve">“stages” contains at least </w:t>
        </w:r>
      </w:ins>
      <w:ins w:id="1647" w:author="Phung Khac Toan (FSU1.BU92)" w:date="2018-05-27T18:18:00Z">
        <w:r w:rsidR="00FD42B2" w:rsidRPr="004C5E8D">
          <w:rPr>
            <w:rPrChange w:id="1648" w:author="Phung Khac Toan (FSU1.BU92)" w:date="2018-06-02T16:27:00Z">
              <w:rPr/>
            </w:rPrChange>
          </w:rPr>
          <w:t xml:space="preserve">one stage directive for each discrete part of the continuous delivery process, such as Build, Test, and Deploy. In this thesis demonstration, the author use </w:t>
        </w:r>
      </w:ins>
      <w:ins w:id="1649" w:author="Phung Khac Toan (FSU1.BU92)" w:date="2018-05-27T18:26:00Z">
        <w:r w:rsidR="00FD42B2" w:rsidRPr="004C5E8D">
          <w:rPr>
            <w:rPrChange w:id="1650" w:author="Phung Khac Toan (FSU1.BU92)" w:date="2018-06-02T16:27:00Z">
              <w:rPr/>
            </w:rPrChange>
          </w:rPr>
          <w:t xml:space="preserve">4 stage: </w:t>
        </w:r>
      </w:ins>
    </w:p>
    <w:p w:rsidR="00FD42B2" w:rsidRDefault="00066279">
      <w:pPr>
        <w:pStyle w:val="BodyText"/>
        <w:numPr>
          <w:ilvl w:val="0"/>
          <w:numId w:val="32"/>
        </w:numPr>
        <w:rPr>
          <w:ins w:id="1651" w:author="Phung Khac Toan (FSU1.BU92)" w:date="2018-05-27T18:28:00Z"/>
        </w:rPr>
        <w:pPrChange w:id="1652" w:author="Phung Khac Toan (FSU1.BU92)" w:date="2018-05-27T18:26:00Z">
          <w:pPr>
            <w:pStyle w:val="BodyText"/>
          </w:pPr>
        </w:pPrChange>
      </w:pPr>
      <w:ins w:id="1653" w:author="Phung Khac Toan (FSU1.BU92)" w:date="2018-05-27T18:28:00Z">
        <w:r>
          <w:t xml:space="preserve">Stage 1: </w:t>
        </w:r>
      </w:ins>
      <w:ins w:id="1654" w:author="Phung Khac Toan (FSU1.BU92)" w:date="2018-05-27T18:26:00Z">
        <w:r w:rsidR="00FD42B2">
          <w:t xml:space="preserve">“Clone code”: in this stage, </w:t>
        </w:r>
      </w:ins>
      <w:ins w:id="1655" w:author="Phung Khac Toan (FSU1.BU92)" w:date="2018-05-27T18:27:00Z">
        <w:r w:rsidR="00FD42B2">
          <w:t xml:space="preserve">Jenkins will check out the code of pre-defined </w:t>
        </w:r>
        <w:proofErr w:type="spellStart"/>
        <w:r w:rsidR="00FD42B2">
          <w:t>url</w:t>
        </w:r>
        <w:proofErr w:type="spellEnd"/>
        <w:r w:rsidR="00FD42B2">
          <w:t xml:space="preserve"> in master branch.</w:t>
        </w:r>
      </w:ins>
      <w:ins w:id="1656" w:author="Phung Khac Toan (FSU1.BU92)" w:date="2018-05-27T18:28:00Z">
        <w:r w:rsidR="00FD42B2">
          <w:t xml:space="preserve"> The result of this stage will be updated to current build result.</w:t>
        </w:r>
      </w:ins>
    </w:p>
    <w:p w:rsidR="00FD42B2" w:rsidRDefault="00066279">
      <w:pPr>
        <w:pStyle w:val="BodyText"/>
        <w:numPr>
          <w:ilvl w:val="0"/>
          <w:numId w:val="32"/>
        </w:numPr>
        <w:rPr>
          <w:ins w:id="1657" w:author="Phung Khac Toan (FSU1.BU92)" w:date="2018-05-27T18:33:00Z"/>
        </w:rPr>
        <w:pPrChange w:id="1658" w:author="Phung Khac Toan (FSU1.BU92)" w:date="2018-05-27T18:26:00Z">
          <w:pPr>
            <w:pStyle w:val="BodyText"/>
          </w:pPr>
        </w:pPrChange>
      </w:pPr>
      <w:ins w:id="1659" w:author="Phung Khac Toan (FSU1.BU92)" w:date="2018-05-27T18:28:00Z">
        <w:r>
          <w:t>Stage 2: “</w:t>
        </w:r>
      </w:ins>
      <w:ins w:id="1660" w:author="Phung Khac Toan (FSU1.BU92)" w:date="2018-05-27T18:29:00Z">
        <w:r>
          <w:t xml:space="preserve">npm install”. Because of demonstration project </w:t>
        </w:r>
      </w:ins>
      <w:ins w:id="1661" w:author="Phung Khac Toan (FSU1.BU92)" w:date="2018-05-27T18:30:00Z">
        <w:r>
          <w:t xml:space="preserve">based on </w:t>
        </w:r>
        <w:proofErr w:type="spellStart"/>
        <w:r>
          <w:t>NodeJS</w:t>
        </w:r>
        <w:proofErr w:type="spellEnd"/>
        <w:r>
          <w:t>, thus the “npm install” command need to be run at least at the first time</w:t>
        </w:r>
      </w:ins>
      <w:ins w:id="1662" w:author="Phung Khac Toan (FSU1.BU92)" w:date="2018-05-27T18:31:00Z">
        <w:r>
          <w:t xml:space="preserve"> to install all required </w:t>
        </w:r>
      </w:ins>
      <w:ins w:id="1663" w:author="Phung Khac Toan (FSU1.BU92)" w:date="2018-05-27T18:32:00Z">
        <w:r>
          <w:t>libraries</w:t>
        </w:r>
      </w:ins>
      <w:ins w:id="1664" w:author="Phung Khac Toan (FSU1.BU92)" w:date="2018-05-27T18:30:00Z">
        <w:r>
          <w:t>. This step can be ignore</w:t>
        </w:r>
      </w:ins>
      <w:ins w:id="1665" w:author="Phung Khac Toan (FSU1.BU92)" w:date="2018-05-27T18:32:00Z">
        <w:r>
          <w:t>d</w:t>
        </w:r>
      </w:ins>
      <w:ins w:id="1666" w:author="Phung Khac Toan (FSU1.BU92)" w:date="2018-05-27T18:30:00Z">
        <w:r>
          <w:t xml:space="preserve"> when the</w:t>
        </w:r>
      </w:ins>
      <w:ins w:id="1667" w:author="Phung Khac Toan (FSU1.BU92)" w:date="2018-05-27T18:32:00Z">
        <w:r>
          <w:t xml:space="preserve"> JSON package </w:t>
        </w:r>
      </w:ins>
      <w:ins w:id="1668" w:author="Phung Khac Toan (FSU1.BU92)" w:date="2018-05-27T18:33:00Z">
        <w:r>
          <w:t>was</w:t>
        </w:r>
      </w:ins>
      <w:ins w:id="1669" w:author="Phung Khac Toan (FSU1.BU92)" w:date="2018-05-27T18:32:00Z">
        <w:r>
          <w:t xml:space="preserve"> stable.</w:t>
        </w:r>
      </w:ins>
    </w:p>
    <w:p w:rsidR="00066279" w:rsidRDefault="00066279">
      <w:pPr>
        <w:pStyle w:val="BodyText"/>
        <w:numPr>
          <w:ilvl w:val="0"/>
          <w:numId w:val="32"/>
        </w:numPr>
        <w:rPr>
          <w:ins w:id="1670" w:author="Phung Khac Toan (FSU1.BU92)" w:date="2018-05-27T18:34:00Z"/>
        </w:rPr>
        <w:pPrChange w:id="1671" w:author="Phung Khac Toan (FSU1.BU92)" w:date="2018-05-27T18:26:00Z">
          <w:pPr>
            <w:pStyle w:val="BodyText"/>
          </w:pPr>
        </w:pPrChange>
      </w:pPr>
      <w:ins w:id="1672" w:author="Phung Khac Toan (FSU1.BU92)" w:date="2018-05-27T18:33:00Z">
        <w:r>
          <w:t>Stage 3: “Run Unit Test”</w:t>
        </w:r>
      </w:ins>
      <w:ins w:id="1673" w:author="Phung Khac Toan (FSU1.BU92)" w:date="2018-05-27T18:34:00Z">
        <w:r>
          <w:t xml:space="preserve">. In this step, Unit Test will be run. </w:t>
        </w:r>
      </w:ins>
      <w:ins w:id="1674" w:author="Phung Khac Toan (FSU1.BU92)" w:date="2018-05-27T18:43:00Z">
        <w:r w:rsidR="005E732F">
          <w:t>The result of this step is the UT document, which contain all result of UT.</w:t>
        </w:r>
      </w:ins>
    </w:p>
    <w:p w:rsidR="00066279" w:rsidRDefault="00066279">
      <w:pPr>
        <w:pStyle w:val="BodyText"/>
        <w:numPr>
          <w:ilvl w:val="0"/>
          <w:numId w:val="32"/>
        </w:numPr>
        <w:rPr>
          <w:ins w:id="1675" w:author="Phung Khac Toan (FSU1.BU92)" w:date="2018-05-27T18:45:00Z"/>
        </w:rPr>
        <w:pPrChange w:id="1676" w:author="Phung Khac Toan (FSU1.BU92)" w:date="2018-05-27T18:26:00Z">
          <w:pPr>
            <w:pStyle w:val="BodyText"/>
          </w:pPr>
        </w:pPrChange>
      </w:pPr>
      <w:ins w:id="1677" w:author="Phung Khac Toan (FSU1.BU92)" w:date="2018-05-27T18:39:00Z">
        <w:r>
          <w:t>Stage 4: “</w:t>
        </w:r>
        <w:r w:rsidR="005E732F">
          <w:t>Deployment”. In this stage, the project will be built and deploy</w:t>
        </w:r>
      </w:ins>
      <w:ins w:id="1678" w:author="Phung Khac Toan (FSU1.BU92)" w:date="2018-05-27T18:42:00Z">
        <w:r w:rsidR="005E732F">
          <w:t xml:space="preserve"> by </w:t>
        </w:r>
      </w:ins>
      <w:ins w:id="1679" w:author="Phung Khac Toan (FSU1.BU92)" w:date="2018-05-27T18:43:00Z">
        <w:r w:rsidR="005E732F">
          <w:t>Apache. The result of this step is new version of product, that deployed and ready use.</w:t>
        </w:r>
      </w:ins>
    </w:p>
    <w:p w:rsidR="005E732F" w:rsidRDefault="005E732F">
      <w:pPr>
        <w:pStyle w:val="BodyText"/>
        <w:rPr>
          <w:ins w:id="1680" w:author="Phung Khac Toan (FSU1.BU92)" w:date="2018-05-13T15:45:00Z"/>
        </w:rPr>
      </w:pPr>
      <w:ins w:id="1681" w:author="Phung Khac Toan (FSU1.BU92)" w:date="2018-05-27T18:45:00Z">
        <w:r>
          <w:t>The Jenkinsfile will be checked in into source code.</w:t>
        </w:r>
      </w:ins>
    </w:p>
    <w:p w:rsidR="00884637" w:rsidRPr="00695EF8" w:rsidDel="00695EF8" w:rsidRDefault="00884637">
      <w:pPr>
        <w:pStyle w:val="BodyText"/>
        <w:rPr>
          <w:ins w:id="1682" w:author="Kazy Nguyen" w:date="2018-05-13T15:34:00Z"/>
          <w:del w:id="1683" w:author="Phung Khac Toan (FSU1.BU92)" w:date="2018-05-13T15:45:00Z"/>
          <w:rPrChange w:id="1684" w:author="Phung Khac Toan (FSU1.BU92)" w:date="2018-05-13T15:45:00Z">
            <w:rPr>
              <w:ins w:id="1685" w:author="Kazy Nguyen" w:date="2018-05-13T15:34:00Z"/>
              <w:del w:id="1686" w:author="Phung Khac Toan (FSU1.BU92)" w:date="2018-05-13T15:45:00Z"/>
              <w:color w:val="FF0000"/>
            </w:rPr>
          </w:rPrChange>
        </w:rPr>
        <w:pPrChange w:id="1687" w:author="Phung Khac Toan (FSU1.BU92)" w:date="2018-05-13T15:45:00Z">
          <w:pPr>
            <w:pStyle w:val="BodyText"/>
            <w:jc w:val="both"/>
          </w:pPr>
        </w:pPrChange>
      </w:pPr>
      <w:ins w:id="1688" w:author="Kazy Nguyen" w:date="2018-05-13T15:34:00Z">
        <w:del w:id="1689" w:author="Phung Khac Toan (FSU1.BU92)" w:date="2018-05-13T15:45:00Z">
          <w:r w:rsidRPr="00695EF8" w:rsidDel="00695EF8">
            <w:rPr>
              <w:rPrChange w:id="1690" w:author="Phung Khac Toan (FSU1.BU92)" w:date="2018-05-13T15:45:00Z">
                <w:rPr>
                  <w:color w:val="FF0000"/>
                </w:rPr>
              </w:rPrChange>
            </w:rPr>
            <w:delText>*Chưa viết *</w:delText>
          </w:r>
        </w:del>
      </w:ins>
    </w:p>
    <w:p w:rsidR="00884637" w:rsidRPr="008B6984" w:rsidRDefault="00884637" w:rsidP="00884637">
      <w:pPr>
        <w:pStyle w:val="Heading2"/>
        <w:jc w:val="both"/>
        <w:rPr>
          <w:ins w:id="1691" w:author="Kazy Nguyen" w:date="2018-05-13T15:34:00Z"/>
        </w:rPr>
      </w:pPr>
      <w:bookmarkStart w:id="1692" w:name="_Toc513984861"/>
      <w:ins w:id="1693" w:author="Kazy Nguyen" w:date="2018-05-13T15:34:00Z">
        <w:r>
          <w:t>Result</w:t>
        </w:r>
        <w:bookmarkEnd w:id="1692"/>
      </w:ins>
    </w:p>
    <w:p w:rsidR="00884637" w:rsidRPr="00B532F2" w:rsidRDefault="00884637" w:rsidP="00884637">
      <w:pPr>
        <w:pStyle w:val="BodyText"/>
        <w:jc w:val="both"/>
        <w:rPr>
          <w:ins w:id="1694" w:author="Kazy Nguyen" w:date="2018-05-13T15:34:00Z"/>
          <w:color w:val="FF0000"/>
        </w:rPr>
      </w:pPr>
      <w:ins w:id="1695" w:author="Kazy Nguyen" w:date="2018-05-13T15:34:00Z">
        <w:del w:id="1696" w:author="Kazy Nguyen" w:date="2018-05-01T17:46:00Z">
          <w:r w:rsidRPr="00B532F2" w:rsidDel="00165AD1">
            <w:rPr>
              <w:color w:val="FF0000"/>
            </w:rPr>
            <w:delText>*Chưa viết *</w:delText>
          </w:r>
        </w:del>
        <w:r>
          <w:rPr>
            <w:color w:val="FF0000"/>
          </w:rPr>
          <w:t>This sub-chapter bring the result after applying the CICD into case study.</w:t>
        </w:r>
      </w:ins>
    </w:p>
    <w:p w:rsidR="00884637" w:rsidRPr="008B6984" w:rsidRDefault="00884637" w:rsidP="00884637">
      <w:pPr>
        <w:pStyle w:val="Heading3"/>
        <w:jc w:val="both"/>
        <w:rPr>
          <w:ins w:id="1697" w:author="Kazy Nguyen" w:date="2018-05-13T15:34:00Z"/>
        </w:rPr>
      </w:pPr>
      <w:bookmarkStart w:id="1698" w:name="_Toc513984862"/>
      <w:ins w:id="1699" w:author="Kazy Nguyen" w:date="2018-05-13T15:34:00Z">
        <w:r>
          <w:t>Quality</w:t>
        </w:r>
        <w:bookmarkEnd w:id="1698"/>
      </w:ins>
    </w:p>
    <w:p w:rsidR="00884637" w:rsidRDefault="00884637" w:rsidP="00884637">
      <w:pPr>
        <w:pStyle w:val="BodyText"/>
        <w:jc w:val="both"/>
        <w:rPr>
          <w:ins w:id="1700" w:author="Kazy Nguyen" w:date="2018-05-13T15:34:00Z"/>
          <w:color w:val="FF0000"/>
        </w:rPr>
      </w:pPr>
      <w:ins w:id="1701"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3"/>
        <w:jc w:val="both"/>
        <w:rPr>
          <w:ins w:id="1702" w:author="Kazy Nguyen" w:date="2018-05-13T15:34:00Z"/>
        </w:rPr>
      </w:pPr>
      <w:bookmarkStart w:id="1703" w:name="_Toc513984863"/>
      <w:ins w:id="1704" w:author="Kazy Nguyen" w:date="2018-05-13T15:34:00Z">
        <w:r>
          <w:lastRenderedPageBreak/>
          <w:t>Time and Price</w:t>
        </w:r>
        <w:bookmarkEnd w:id="1703"/>
      </w:ins>
    </w:p>
    <w:p w:rsidR="00884637" w:rsidRPr="00B532F2" w:rsidRDefault="00884637" w:rsidP="00884637">
      <w:pPr>
        <w:pStyle w:val="BodyText"/>
        <w:jc w:val="both"/>
        <w:rPr>
          <w:ins w:id="1705" w:author="Kazy Nguyen" w:date="2018-05-13T15:34:00Z"/>
          <w:color w:val="FF0000"/>
        </w:rPr>
      </w:pPr>
      <w:ins w:id="1706"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2"/>
        <w:jc w:val="both"/>
        <w:rPr>
          <w:ins w:id="1707" w:author="Kazy Nguyen" w:date="2018-05-13T15:34:00Z"/>
        </w:rPr>
      </w:pPr>
      <w:bookmarkStart w:id="1708" w:name="_Toc513984864"/>
      <w:ins w:id="1709" w:author="Kazy Nguyen" w:date="2018-05-13T15:34:00Z">
        <w:r>
          <w:t>Lesson learn</w:t>
        </w:r>
        <w:bookmarkEnd w:id="1708"/>
      </w:ins>
    </w:p>
    <w:p w:rsidR="00884637" w:rsidRDefault="00884637" w:rsidP="00884637">
      <w:pPr>
        <w:pStyle w:val="BodyText"/>
        <w:jc w:val="both"/>
        <w:rPr>
          <w:ins w:id="1710" w:author="Kazy Nguyen" w:date="2018-05-13T15:34:00Z"/>
          <w:color w:val="FF0000"/>
        </w:rPr>
      </w:pPr>
      <w:ins w:id="1711"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3"/>
        <w:jc w:val="both"/>
        <w:rPr>
          <w:ins w:id="1712" w:author="Kazy Nguyen" w:date="2018-05-13T15:34:00Z"/>
        </w:rPr>
      </w:pPr>
      <w:bookmarkStart w:id="1713" w:name="_Toc513984865"/>
      <w:ins w:id="1714" w:author="Kazy Nguyen" w:date="2018-05-13T15:34:00Z">
        <w:r>
          <w:t>The structure of branch should be…</w:t>
        </w:r>
        <w:bookmarkEnd w:id="1713"/>
      </w:ins>
    </w:p>
    <w:p w:rsidR="00884637" w:rsidRDefault="00884637" w:rsidP="00884637">
      <w:pPr>
        <w:pStyle w:val="BodyText"/>
        <w:jc w:val="both"/>
        <w:rPr>
          <w:ins w:id="1715" w:author="Kazy Nguyen" w:date="2018-05-13T15:34:00Z"/>
          <w:color w:val="FF0000"/>
        </w:rPr>
      </w:pPr>
      <w:ins w:id="1716"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3"/>
        <w:jc w:val="both"/>
        <w:rPr>
          <w:ins w:id="1717" w:author="Kazy Nguyen" w:date="2018-05-13T15:34:00Z"/>
        </w:rPr>
      </w:pPr>
      <w:bookmarkStart w:id="1718" w:name="_Toc513984866"/>
      <w:ins w:id="1719" w:author="Kazy Nguyen" w:date="2018-05-13T15:34:00Z">
        <w:r>
          <w:t>Do not merged code while CI failed</w:t>
        </w:r>
        <w:bookmarkEnd w:id="1718"/>
      </w:ins>
    </w:p>
    <w:p w:rsidR="00884637" w:rsidRPr="00B532F2" w:rsidRDefault="00884637" w:rsidP="00884637">
      <w:pPr>
        <w:pStyle w:val="BodyText"/>
        <w:jc w:val="both"/>
        <w:rPr>
          <w:ins w:id="1720" w:author="Kazy Nguyen" w:date="2018-05-13T15:34:00Z"/>
          <w:color w:val="FF0000"/>
        </w:rPr>
      </w:pPr>
      <w:ins w:id="1721"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8B6984" w:rsidRDefault="00884637" w:rsidP="00884637">
      <w:pPr>
        <w:pStyle w:val="Heading3"/>
        <w:jc w:val="both"/>
        <w:rPr>
          <w:ins w:id="1722" w:author="Kazy Nguyen" w:date="2018-05-13T15:34:00Z"/>
        </w:rPr>
      </w:pPr>
      <w:bookmarkStart w:id="1723" w:name="_Toc513984867"/>
      <w:ins w:id="1724" w:author="Kazy Nguyen" w:date="2018-05-13T15:34:00Z">
        <w:r>
          <w:t>CD</w:t>
        </w:r>
        <w:bookmarkEnd w:id="1723"/>
      </w:ins>
    </w:p>
    <w:p w:rsidR="00884637" w:rsidRPr="00B532F2" w:rsidRDefault="00884637" w:rsidP="00884637">
      <w:pPr>
        <w:pStyle w:val="BodyText"/>
        <w:jc w:val="both"/>
        <w:rPr>
          <w:ins w:id="1725" w:author="Kazy Nguyen" w:date="2018-05-13T15:34:00Z"/>
          <w:color w:val="FF0000"/>
        </w:rPr>
      </w:pPr>
      <w:ins w:id="1726"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884637" w:rsidRPr="00B532F2" w:rsidRDefault="00884637" w:rsidP="00884637">
      <w:pPr>
        <w:pStyle w:val="BodyText"/>
        <w:jc w:val="both"/>
        <w:rPr>
          <w:ins w:id="1727" w:author="Kazy Nguyen" w:date="2018-05-13T15:34:00Z"/>
          <w:color w:val="FF0000"/>
        </w:rPr>
      </w:pPr>
    </w:p>
    <w:p w:rsidR="00884637" w:rsidRDefault="00884637" w:rsidP="00884637">
      <w:pPr>
        <w:pStyle w:val="chapternum"/>
        <w:rPr>
          <w:ins w:id="1728" w:author="Kazy Nguyen" w:date="2018-05-13T15:34:00Z"/>
        </w:rPr>
      </w:pPr>
      <w:ins w:id="1729" w:author="Kazy Nguyen" w:date="2018-05-13T15:34:00Z">
        <w:r>
          <w:lastRenderedPageBreak/>
          <w:br/>
        </w:r>
        <w:bookmarkStart w:id="1730" w:name="_Toc513984868"/>
        <w:r>
          <w:t>Conclusion</w:t>
        </w:r>
        <w:bookmarkEnd w:id="1730"/>
      </w:ins>
    </w:p>
    <w:p w:rsidR="00884637" w:rsidRDefault="00884637" w:rsidP="00884637">
      <w:pPr>
        <w:jc w:val="both"/>
        <w:rPr>
          <w:ins w:id="1731" w:author="Kazy Nguyen" w:date="2018-05-13T15:34:00Z"/>
        </w:rPr>
      </w:pPr>
      <w:ins w:id="1732" w:author="Kazy Nguyen" w:date="2018-05-13T15:34:00Z">
        <w:r>
          <w:t>The Conclusion chapter.</w:t>
        </w:r>
      </w:ins>
    </w:p>
    <w:p w:rsidR="00884637" w:rsidRDefault="00884637" w:rsidP="00884637">
      <w:pPr>
        <w:pStyle w:val="Heading1"/>
        <w:jc w:val="both"/>
        <w:rPr>
          <w:ins w:id="1733" w:author="Kazy Nguyen" w:date="2018-05-13T15:34:00Z"/>
        </w:rPr>
      </w:pPr>
      <w:bookmarkStart w:id="1734" w:name="_Toc513984869"/>
      <w:ins w:id="1735" w:author="Kazy Nguyen" w:date="2018-05-13T15:34:00Z">
        <w:r>
          <w:t>Conclusion</w:t>
        </w:r>
        <w:bookmarkEnd w:id="1734"/>
      </w:ins>
    </w:p>
    <w:p w:rsidR="00884637" w:rsidRPr="008B6984" w:rsidRDefault="00884637" w:rsidP="00884637">
      <w:pPr>
        <w:pStyle w:val="Heading2"/>
        <w:jc w:val="both"/>
        <w:rPr>
          <w:ins w:id="1736" w:author="Kazy Nguyen" w:date="2018-05-13T15:34:00Z"/>
        </w:rPr>
      </w:pPr>
      <w:ins w:id="1737" w:author="Kazy Nguyen" w:date="2018-05-13T15:34:00Z">
        <w:del w:id="1738" w:author="Kazy Nguyen" w:date="2018-05-01T17:47:00Z">
          <w:r w:rsidDel="00165AD1">
            <w:delText>Conclusion</w:delText>
          </w:r>
        </w:del>
        <w:bookmarkStart w:id="1739" w:name="_Toc513984870"/>
        <w:r>
          <w:t>Before CICD</w:t>
        </w:r>
        <w:bookmarkEnd w:id="1739"/>
      </w:ins>
    </w:p>
    <w:p w:rsidR="00884637" w:rsidRDefault="00884637" w:rsidP="00884637">
      <w:pPr>
        <w:pStyle w:val="BodyText"/>
        <w:jc w:val="both"/>
        <w:rPr>
          <w:ins w:id="1740" w:author="Kazy Nguyen" w:date="2018-05-13T15:34:00Z"/>
          <w:color w:val="FF0000"/>
        </w:rPr>
      </w:pPr>
      <w:ins w:id="1741"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w:t>
        </w:r>
      </w:ins>
    </w:p>
    <w:p w:rsidR="00884637" w:rsidRPr="008B6984" w:rsidRDefault="00884637" w:rsidP="00884637">
      <w:pPr>
        <w:pStyle w:val="Heading2"/>
        <w:jc w:val="both"/>
        <w:rPr>
          <w:ins w:id="1742" w:author="Kazy Nguyen" w:date="2018-05-13T15:34:00Z"/>
        </w:rPr>
      </w:pPr>
      <w:bookmarkStart w:id="1743" w:name="_Toc513984871"/>
      <w:ins w:id="1744" w:author="Kazy Nguyen" w:date="2018-05-13T15:34:00Z">
        <w:r>
          <w:t>After CICD</w:t>
        </w:r>
        <w:bookmarkEnd w:id="1743"/>
      </w:ins>
    </w:p>
    <w:p w:rsidR="00884637" w:rsidRPr="00B532F2" w:rsidRDefault="00884637" w:rsidP="00884637">
      <w:pPr>
        <w:pStyle w:val="BodyText"/>
        <w:jc w:val="both"/>
        <w:rPr>
          <w:ins w:id="1745" w:author="Kazy Nguyen" w:date="2018-05-13T15:34:00Z"/>
          <w:color w:val="FF0000"/>
        </w:rPr>
      </w:pPr>
      <w:ins w:id="1746" w:author="Kazy Nguyen" w:date="2018-05-13T15:3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w:t>
        </w:r>
      </w:ins>
    </w:p>
    <w:p w:rsidR="00884637" w:rsidRPr="00B532F2" w:rsidRDefault="00884637" w:rsidP="00884637">
      <w:pPr>
        <w:pStyle w:val="BodyText"/>
        <w:jc w:val="both"/>
        <w:rPr>
          <w:ins w:id="1747" w:author="Kazy Nguyen" w:date="2018-05-13T15:34:00Z"/>
          <w:color w:val="FF0000"/>
        </w:rPr>
      </w:pPr>
    </w:p>
    <w:p w:rsidR="00884637" w:rsidRDefault="00884637" w:rsidP="00884637">
      <w:pPr>
        <w:pStyle w:val="Chapter"/>
        <w:rPr>
          <w:ins w:id="1748" w:author="Kazy Nguyen" w:date="2018-05-13T15:34:00Z"/>
        </w:rPr>
      </w:pPr>
      <w:bookmarkStart w:id="1749" w:name="_Toc513984872"/>
      <w:ins w:id="1750" w:author="Kazy Nguyen" w:date="2018-05-13T15:34:00Z">
        <w:r>
          <w:lastRenderedPageBreak/>
          <w:t>References or Bibliography (if any)</w:t>
        </w:r>
        <w:bookmarkEnd w:id="1749"/>
      </w:ins>
    </w:p>
    <w:p w:rsidR="00884637" w:rsidRDefault="00884637" w:rsidP="00884637">
      <w:pPr>
        <w:jc w:val="both"/>
        <w:rPr>
          <w:ins w:id="1751" w:author="Kazy Nguyen" w:date="2018-05-13T15:34:00Z"/>
        </w:rPr>
      </w:pPr>
      <w:ins w:id="1752" w:author="Kazy Nguyen" w:date="2018-05-13T15:34:00Z">
        <w:r>
          <w:t>Use the “</w:t>
        </w:r>
        <w:proofErr w:type="spellStart"/>
        <w:r>
          <w:t>biblio</w:t>
        </w:r>
        <w:proofErr w:type="spellEnd"/>
        <w:r>
          <w:t>” style to format references.</w:t>
        </w:r>
      </w:ins>
    </w:p>
    <w:p w:rsidR="00884637" w:rsidRDefault="00884637" w:rsidP="00884637">
      <w:pPr>
        <w:rPr>
          <w:ins w:id="1753" w:author="Kazy Nguyen" w:date="2018-05-13T15:34:00Z"/>
          <w:rStyle w:val="Hyperlink"/>
        </w:rPr>
      </w:pPr>
      <w:ins w:id="1754" w:author="Kazy Nguyen" w:date="2018-05-13T15:34:00Z">
        <w:r>
          <w:t xml:space="preserve">[STT]: 2.2: Continuous Integration: FOWLER Martin, Continuous Integration. [online]. 2006. Available from: </w:t>
        </w:r>
        <w:r>
          <w:fldChar w:fldCharType="begin"/>
        </w:r>
        <w:r>
          <w:instrText xml:space="preserve"> HYPERLINK "https://www.martinfowler.com/articles/continuousIntegration.html" </w:instrText>
        </w:r>
        <w:r>
          <w:fldChar w:fldCharType="separate"/>
        </w:r>
        <w:r w:rsidRPr="00F1594F">
          <w:rPr>
            <w:rStyle w:val="Hyperlink"/>
          </w:rPr>
          <w:t>https://www.martinfowler.com/articles/continuousIntegration.html</w:t>
        </w:r>
        <w:r>
          <w:rPr>
            <w:rStyle w:val="Hyperlink"/>
          </w:rPr>
          <w:fldChar w:fldCharType="end"/>
        </w:r>
      </w:ins>
    </w:p>
    <w:p w:rsidR="00884637" w:rsidRDefault="00884637" w:rsidP="00884637">
      <w:pPr>
        <w:rPr>
          <w:ins w:id="1755" w:author="Kazy Nguyen" w:date="2018-05-13T15:34:00Z"/>
        </w:rPr>
      </w:pPr>
      <w:ins w:id="1756" w:author="Kazy Nguyen" w:date="2018-05-13T15:34:00Z">
        <w:r>
          <w:t xml:space="preserve">[STT]: 5.3.4: Node.js Package Manager, what is NPM? [online]. Available from: </w:t>
        </w:r>
        <w:r>
          <w:fldChar w:fldCharType="begin"/>
        </w:r>
        <w:r>
          <w:instrText xml:space="preserve"> HYPERLINK "</w:instrText>
        </w:r>
        <w:r w:rsidRPr="008C33CB">
          <w:instrText>https://docs.npmjs.com/getting-started</w:instrText>
        </w:r>
        <w:r>
          <w:instrText xml:space="preserve">" </w:instrText>
        </w:r>
        <w:r>
          <w:fldChar w:fldCharType="separate"/>
        </w:r>
        <w:r w:rsidRPr="00B31E47">
          <w:rPr>
            <w:rStyle w:val="Hyperlink"/>
          </w:rPr>
          <w:t>https://docs.npmjs.com/getting-started</w:t>
        </w:r>
        <w:r>
          <w:fldChar w:fldCharType="end"/>
        </w:r>
      </w:ins>
    </w:p>
    <w:p w:rsidR="00884637" w:rsidRDefault="00884637" w:rsidP="00884637">
      <w:pPr>
        <w:rPr>
          <w:ins w:id="1757" w:author="Phung Khac Toan (FSU1.BU92)" w:date="2018-05-27T17:58:00Z"/>
        </w:rPr>
      </w:pPr>
      <w:ins w:id="1758" w:author="Kazy Nguyen" w:date="2018-05-13T15:34:00Z">
        <w:r>
          <w:t xml:space="preserve">[STT]: 5.3.5: Jenkins Pipeline, what is Pipeline? [online]. Available from: </w:t>
        </w:r>
        <w:r>
          <w:fldChar w:fldCharType="begin"/>
        </w:r>
        <w:r>
          <w:instrText xml:space="preserve"> HYPERLINK "</w:instrText>
        </w:r>
        <w:r w:rsidRPr="005A752B">
          <w:instrText>https://jenkins.io/doc/book/pipeline/</w:instrText>
        </w:r>
        <w:r>
          <w:instrText xml:space="preserve">" </w:instrText>
        </w:r>
        <w:r>
          <w:fldChar w:fldCharType="separate"/>
        </w:r>
        <w:r w:rsidRPr="00B31E47">
          <w:rPr>
            <w:rStyle w:val="Hyperlink"/>
          </w:rPr>
          <w:t>https://jenkins.io/doc/book/pipeline/</w:t>
        </w:r>
        <w:r>
          <w:fldChar w:fldCharType="end"/>
        </w:r>
      </w:ins>
    </w:p>
    <w:p w:rsidR="0072243E" w:rsidRDefault="0072243E" w:rsidP="00884637">
      <w:pPr>
        <w:rPr>
          <w:ins w:id="1759" w:author="Phung Khac Toan (FSU1.BU92)" w:date="2018-05-27T17:58:00Z"/>
        </w:rPr>
      </w:pPr>
      <w:ins w:id="1760" w:author="Phung Khac Toan (FSU1.BU92)" w:date="2018-05-27T17:58:00Z">
        <w:r>
          <w:t xml:space="preserve">[STT]: 5.3.10: Jenkins Agent, what is Jenkins Agent? [online]. Available from: </w:t>
        </w:r>
        <w:r>
          <w:fldChar w:fldCharType="begin"/>
        </w:r>
        <w:r>
          <w:instrText xml:space="preserve"> HYPERLINK "</w:instrText>
        </w:r>
        <w:r w:rsidRPr="0072243E">
          <w:instrText>https://jenkins.io/doc/book/pipeline/syntax/#agent</w:instrText>
        </w:r>
        <w:r>
          <w:instrText xml:space="preserve">" </w:instrText>
        </w:r>
        <w:r>
          <w:fldChar w:fldCharType="separate"/>
        </w:r>
        <w:r w:rsidRPr="007540D9">
          <w:rPr>
            <w:rStyle w:val="Hyperlink"/>
          </w:rPr>
          <w:t>https://jenkins.io/doc/book/pipeline/syntax/#agent</w:t>
        </w:r>
        <w:r>
          <w:fldChar w:fldCharType="end"/>
        </w:r>
      </w:ins>
    </w:p>
    <w:p w:rsidR="0072243E" w:rsidRDefault="00AA58D9" w:rsidP="00884637">
      <w:pPr>
        <w:rPr>
          <w:ins w:id="1761" w:author="Phung Khac Toan (FSU1.BU92)" w:date="2018-05-27T18:10:00Z"/>
        </w:rPr>
      </w:pPr>
      <w:ins w:id="1762" w:author="Phung Khac Toan (FSU1.BU92)" w:date="2018-05-27T18:10:00Z">
        <w:r>
          <w:t xml:space="preserve">[STT]: 5.3.10: Jenkins Stages, what is Jenkins Stages? [online]. Available from: </w:t>
        </w:r>
      </w:ins>
    </w:p>
    <w:p w:rsidR="00AA58D9" w:rsidRDefault="00AA58D9" w:rsidP="00884637">
      <w:pPr>
        <w:rPr>
          <w:ins w:id="1763" w:author="Phung Khac Toan (FSU1.BU92)" w:date="2018-05-27T18:10:00Z"/>
        </w:rPr>
      </w:pPr>
      <w:ins w:id="1764" w:author="Phung Khac Toan (FSU1.BU92)" w:date="2018-05-27T18:10:00Z">
        <w:r>
          <w:fldChar w:fldCharType="begin"/>
        </w:r>
        <w:r>
          <w:instrText xml:space="preserve"> HYPERLINK "</w:instrText>
        </w:r>
        <w:r w:rsidRPr="00AA58D9">
          <w:instrText>https://jenkins.io/doc/book/pipeline/syntax/#stages</w:instrText>
        </w:r>
        <w:r>
          <w:instrText xml:space="preserve">" </w:instrText>
        </w:r>
        <w:r>
          <w:fldChar w:fldCharType="separate"/>
        </w:r>
        <w:r w:rsidRPr="007540D9">
          <w:rPr>
            <w:rStyle w:val="Hyperlink"/>
          </w:rPr>
          <w:t>https://jenkins.io/doc/book/pipeline/syntax/#stages</w:t>
        </w:r>
        <w:r>
          <w:fldChar w:fldCharType="end"/>
        </w:r>
      </w:ins>
    </w:p>
    <w:p w:rsidR="00AA58D9" w:rsidRPr="00C22921" w:rsidRDefault="00AA58D9" w:rsidP="00884637">
      <w:pPr>
        <w:rPr>
          <w:ins w:id="1765" w:author="Kazy Nguyen" w:date="2018-05-13T15:34:00Z"/>
        </w:rPr>
      </w:pPr>
    </w:p>
    <w:p w:rsidR="00884637" w:rsidRDefault="00884637" w:rsidP="00884637">
      <w:pPr>
        <w:pStyle w:val="Chapter"/>
        <w:rPr>
          <w:ins w:id="1766" w:author="Kazy Nguyen" w:date="2018-05-13T15:34:00Z"/>
        </w:rPr>
      </w:pPr>
      <w:bookmarkStart w:id="1767" w:name="_Toc513984873"/>
      <w:ins w:id="1768" w:author="Kazy Nguyen" w:date="2018-05-13T15:34:00Z">
        <w:r>
          <w:lastRenderedPageBreak/>
          <w:t>App</w:t>
        </w:r>
        <w:r w:rsidRPr="00AC7693">
          <w:t>endi</w:t>
        </w:r>
        <w:r>
          <w:t>ces (if any)</w:t>
        </w:r>
        <w:bookmarkEnd w:id="1767"/>
      </w:ins>
    </w:p>
    <w:p w:rsidR="00884637" w:rsidRPr="0076227D" w:rsidRDefault="00884637" w:rsidP="00884637">
      <w:pPr>
        <w:rPr>
          <w:ins w:id="1769" w:author="Kazy Nguyen" w:date="2018-05-13T15:34:00Z"/>
        </w:rPr>
      </w:pPr>
    </w:p>
    <w:p w:rsidR="00884637" w:rsidRDefault="00884637" w:rsidP="00884637">
      <w:pPr>
        <w:pStyle w:val="Chapter"/>
        <w:rPr>
          <w:ins w:id="1770" w:author="Kazy Nguyen" w:date="2018-05-13T15:34:00Z"/>
        </w:rPr>
      </w:pPr>
      <w:bookmarkStart w:id="1771" w:name="_Toc513984874"/>
      <w:ins w:id="1772" w:author="Kazy Nguyen" w:date="2018-05-13T15:34:00Z">
        <w:r>
          <w:lastRenderedPageBreak/>
          <w:t>Copyright Acknowledgements (if any)</w:t>
        </w:r>
        <w:bookmarkEnd w:id="1771"/>
      </w:ins>
    </w:p>
    <w:p w:rsidR="00884637" w:rsidRDefault="00884637" w:rsidP="00884637">
      <w:pPr>
        <w:rPr>
          <w:ins w:id="1773" w:author="Kazy Nguyen" w:date="2018-05-13T15:34:00Z"/>
        </w:rPr>
      </w:pPr>
    </w:p>
    <w:p w:rsidR="002A37B9" w:rsidRPr="0060488B" w:rsidDel="00884637" w:rsidRDefault="0060488B" w:rsidP="0060488B">
      <w:pPr>
        <w:pStyle w:val="Title"/>
        <w:rPr>
          <w:del w:id="1774" w:author="Kazy Nguyen" w:date="2018-05-13T15:34:00Z"/>
          <w:b/>
        </w:rPr>
      </w:pPr>
      <w:del w:id="1775" w:author="Kazy Nguyen" w:date="2018-05-13T15:34:00Z">
        <w:r w:rsidRPr="0060488B" w:rsidDel="00884637">
          <w:rPr>
            <w:b/>
          </w:rPr>
          <w:delText>MINISTRY OF EDUCATION AND TRAINING</w:delText>
        </w:r>
      </w:del>
    </w:p>
    <w:p w:rsidR="002A37B9" w:rsidRPr="0060488B" w:rsidDel="00884637" w:rsidRDefault="0060488B" w:rsidP="0060488B">
      <w:pPr>
        <w:pStyle w:val="Subtitle"/>
        <w:spacing w:before="0"/>
        <w:rPr>
          <w:del w:id="1776" w:author="Kazy Nguyen" w:date="2018-05-13T15:34:00Z"/>
          <w:sz w:val="28"/>
        </w:rPr>
      </w:pPr>
      <w:del w:id="1777" w:author="Kazy Nguyen" w:date="2018-05-13T15:34:00Z">
        <w:r w:rsidRPr="0060488B" w:rsidDel="00884637">
          <w:rPr>
            <w:b/>
            <w:sz w:val="28"/>
          </w:rPr>
          <w:delText>FPT UNIVERSITY</w:delText>
        </w:r>
      </w:del>
    </w:p>
    <w:p w:rsidR="002A37B9" w:rsidDel="00884637" w:rsidRDefault="002A37B9" w:rsidP="0060488B">
      <w:pPr>
        <w:pStyle w:val="Title"/>
        <w:rPr>
          <w:del w:id="1778" w:author="Kazy Nguyen" w:date="2018-05-13T15:34:00Z"/>
        </w:rPr>
      </w:pPr>
    </w:p>
    <w:p w:rsidR="002A37B9" w:rsidDel="00884637" w:rsidRDefault="002A37B9" w:rsidP="0060488B">
      <w:pPr>
        <w:pStyle w:val="Title"/>
        <w:rPr>
          <w:del w:id="1779" w:author="Kazy Nguyen" w:date="2018-05-13T15:34:00Z"/>
        </w:rPr>
      </w:pPr>
    </w:p>
    <w:p w:rsidR="0060488B" w:rsidDel="00884637" w:rsidRDefault="0060488B" w:rsidP="0060488B">
      <w:pPr>
        <w:pStyle w:val="Title"/>
        <w:rPr>
          <w:del w:id="1780" w:author="Kazy Nguyen" w:date="2018-05-13T15:34:00Z"/>
        </w:rPr>
      </w:pPr>
    </w:p>
    <w:p w:rsidR="0060488B" w:rsidDel="00884637" w:rsidRDefault="0060488B" w:rsidP="0060488B">
      <w:pPr>
        <w:pStyle w:val="Title"/>
        <w:rPr>
          <w:del w:id="1781" w:author="Kazy Nguyen" w:date="2018-05-13T15:34:00Z"/>
        </w:rPr>
      </w:pPr>
    </w:p>
    <w:p w:rsidR="0060488B" w:rsidDel="00884637" w:rsidRDefault="0060488B" w:rsidP="0060488B">
      <w:pPr>
        <w:pStyle w:val="Title"/>
        <w:rPr>
          <w:del w:id="1782" w:author="Kazy Nguyen" w:date="2018-05-13T15:34:00Z"/>
        </w:rPr>
      </w:pPr>
    </w:p>
    <w:p w:rsidR="00B90990" w:rsidDel="00884637" w:rsidRDefault="00B90990" w:rsidP="00B90990">
      <w:pPr>
        <w:pStyle w:val="Title"/>
        <w:rPr>
          <w:del w:id="1783" w:author="Kazy Nguyen" w:date="2018-05-13T15:34:00Z"/>
        </w:rPr>
      </w:pPr>
      <w:del w:id="1784" w:author="Kazy Nguyen" w:date="2018-05-13T15:34:00Z">
        <w:r w:rsidRPr="00834B94" w:rsidDel="00884637">
          <w:delText xml:space="preserve">Continuous Integration and Continuous Delivery </w:delText>
        </w:r>
      </w:del>
    </w:p>
    <w:p w:rsidR="00B90990" w:rsidDel="00884637" w:rsidRDefault="00B90990" w:rsidP="00B90990">
      <w:pPr>
        <w:pStyle w:val="Title"/>
        <w:rPr>
          <w:del w:id="1785" w:author="Kazy Nguyen" w:date="2018-05-13T15:34:00Z"/>
        </w:rPr>
      </w:pPr>
      <w:del w:id="1786" w:author="Kazy Nguyen" w:date="2018-05-13T15:34:00Z">
        <w:r w:rsidDel="00884637">
          <w:delText>I</w:delText>
        </w:r>
        <w:r w:rsidRPr="00834B94" w:rsidDel="00884637">
          <w:delText xml:space="preserve">n </w:delText>
        </w:r>
      </w:del>
    </w:p>
    <w:p w:rsidR="0069727B" w:rsidDel="00884637" w:rsidRDefault="00B90990" w:rsidP="00B90990">
      <w:pPr>
        <w:pStyle w:val="Title"/>
        <w:rPr>
          <w:del w:id="1787" w:author="Kazy Nguyen" w:date="2018-05-13T15:34:00Z"/>
        </w:rPr>
      </w:pPr>
      <w:del w:id="1788" w:author="Kazy Nguyen" w:date="2018-05-13T15:34:00Z">
        <w:r w:rsidRPr="00834B94" w:rsidDel="00884637">
          <w:delText>Web Application Development</w:delText>
        </w:r>
      </w:del>
    </w:p>
    <w:p w:rsidR="00A82DA2" w:rsidDel="00884637" w:rsidRDefault="00237985" w:rsidP="00237985">
      <w:pPr>
        <w:pStyle w:val="Subtitle"/>
        <w:tabs>
          <w:tab w:val="center" w:pos="4683"/>
          <w:tab w:val="left" w:pos="6315"/>
        </w:tabs>
        <w:jc w:val="left"/>
        <w:rPr>
          <w:del w:id="1789" w:author="Kazy Nguyen" w:date="2018-05-13T15:34:00Z"/>
        </w:rPr>
      </w:pPr>
      <w:del w:id="1790" w:author="Kazy Nguyen" w:date="2018-05-13T15:34:00Z">
        <w:r w:rsidDel="00884637">
          <w:tab/>
        </w:r>
        <w:r w:rsidR="00A82DA2" w:rsidDel="00884637">
          <w:delText>by</w:delText>
        </w:r>
        <w:bookmarkEnd w:id="1"/>
        <w:r w:rsidDel="00884637">
          <w:tab/>
        </w:r>
      </w:del>
    </w:p>
    <w:p w:rsidR="00C05923" w:rsidRPr="00185F1A" w:rsidDel="00884637" w:rsidRDefault="00FC14AE" w:rsidP="00185F1A">
      <w:pPr>
        <w:pStyle w:val="Subtitle"/>
        <w:rPr>
          <w:del w:id="1791" w:author="Kazy Nguyen" w:date="2018-05-13T15:34:00Z"/>
        </w:rPr>
      </w:pPr>
      <w:del w:id="1792" w:author="Kazy Nguyen" w:date="2018-05-13T15:34:00Z">
        <w:r w:rsidDel="00884637">
          <w:delText>Nguyen Thi Tuyet Trinh</w:delText>
        </w:r>
      </w:del>
    </w:p>
    <w:p w:rsidR="00C05923" w:rsidRPr="007C7E75" w:rsidDel="00884637" w:rsidRDefault="00C05923" w:rsidP="00A82DA2">
      <w:pPr>
        <w:pStyle w:val="Subtitle"/>
        <w:rPr>
          <w:del w:id="1793" w:author="Kazy Nguyen" w:date="2018-05-13T15:34:00Z"/>
        </w:rPr>
      </w:pPr>
      <w:bookmarkStart w:id="1794" w:name="_Toc182311782"/>
      <w:del w:id="1795" w:author="Kazy Nguyen" w:date="2018-05-13T15:34:00Z">
        <w:r w:rsidDel="00884637">
          <w:delText>A thesis submitted in conformity with the r</w:delText>
        </w:r>
        <w:r w:rsidR="00CE5065" w:rsidDel="00884637">
          <w:delText>equirements</w:delText>
        </w:r>
        <w:r w:rsidR="00CE5065" w:rsidDel="00884637">
          <w:br/>
        </w:r>
        <w:r w:rsidRPr="007C7E75" w:rsidDel="00884637">
          <w:delText xml:space="preserve">for </w:delText>
        </w:r>
        <w:r w:rsidDel="00884637">
          <w:delText xml:space="preserve">the degree of </w:delText>
        </w:r>
        <w:bookmarkEnd w:id="1794"/>
        <w:r w:rsidR="003D0589" w:rsidRPr="003D0589" w:rsidDel="00884637">
          <w:delText>Master of Software Engineering</w:delText>
        </w:r>
      </w:del>
    </w:p>
    <w:p w:rsidR="00C05923" w:rsidDel="00884637" w:rsidRDefault="00C05923" w:rsidP="00DB3556">
      <w:pPr>
        <w:pStyle w:val="Department"/>
        <w:rPr>
          <w:del w:id="1796" w:author="Kazy Nguyen" w:date="2018-05-13T15:34:00Z"/>
        </w:rPr>
      </w:pPr>
    </w:p>
    <w:p w:rsidR="0060488B" w:rsidDel="00884637" w:rsidRDefault="0060488B" w:rsidP="00DB3556">
      <w:pPr>
        <w:pStyle w:val="Department"/>
        <w:rPr>
          <w:del w:id="1797" w:author="Kazy Nguyen" w:date="2018-05-13T15:34:00Z"/>
        </w:rPr>
      </w:pPr>
    </w:p>
    <w:p w:rsidR="0060488B" w:rsidRPr="00F72185" w:rsidDel="00884637" w:rsidRDefault="0060488B" w:rsidP="00DB3556">
      <w:pPr>
        <w:pStyle w:val="Department"/>
        <w:rPr>
          <w:del w:id="1798" w:author="Kazy Nguyen" w:date="2018-05-13T15:34:00Z"/>
        </w:rPr>
      </w:pPr>
    </w:p>
    <w:p w:rsidR="003D0FB7" w:rsidDel="00884637" w:rsidRDefault="00C05923" w:rsidP="00DB3556">
      <w:pPr>
        <w:pStyle w:val="Subtitle"/>
        <w:rPr>
          <w:del w:id="1799" w:author="Kazy Nguyen" w:date="2018-05-13T15:34:00Z"/>
        </w:rPr>
      </w:pPr>
      <w:del w:id="1800" w:author="Kazy Nguyen" w:date="2018-05-13T15:34:00Z">
        <w:r w:rsidRPr="00F72185" w:rsidDel="00884637">
          <w:delText>©</w:delText>
        </w:r>
        <w:r w:rsidR="00C05324" w:rsidDel="00884637">
          <w:delText xml:space="preserve"> </w:delText>
        </w:r>
        <w:r w:rsidRPr="00F72185" w:rsidDel="00884637">
          <w:delText xml:space="preserve">Copyright by </w:delText>
        </w:r>
        <w:r w:rsidR="0034608B" w:rsidDel="00884637">
          <w:delText>Nguyen Thi Tuyet Trinh - 2018</w:delText>
        </w:r>
      </w:del>
    </w:p>
    <w:p w:rsidR="0060488B" w:rsidDel="00884637" w:rsidRDefault="0060488B" w:rsidP="0060488B">
      <w:pPr>
        <w:pStyle w:val="Title"/>
        <w:rPr>
          <w:del w:id="1801" w:author="Kazy Nguyen" w:date="2018-05-13T15:34:00Z"/>
          <w:b/>
        </w:rPr>
      </w:pPr>
    </w:p>
    <w:p w:rsidR="0060488B" w:rsidRPr="0060488B" w:rsidDel="00884637" w:rsidRDefault="0060488B" w:rsidP="0060488B">
      <w:pPr>
        <w:pStyle w:val="Title"/>
        <w:rPr>
          <w:del w:id="1802" w:author="Kazy Nguyen" w:date="2018-05-13T15:34:00Z"/>
          <w:b/>
        </w:rPr>
      </w:pPr>
      <w:del w:id="1803" w:author="Kazy Nguyen" w:date="2018-05-13T15:34:00Z">
        <w:r w:rsidRPr="0060488B" w:rsidDel="00884637">
          <w:rPr>
            <w:b/>
          </w:rPr>
          <w:delText>MINISTRY OF EDUCATION AND TRAINING</w:delText>
        </w:r>
      </w:del>
    </w:p>
    <w:p w:rsidR="0060488B" w:rsidRPr="0060488B" w:rsidDel="00884637" w:rsidRDefault="0060488B" w:rsidP="0060488B">
      <w:pPr>
        <w:pStyle w:val="Subtitle"/>
        <w:spacing w:before="0"/>
        <w:rPr>
          <w:del w:id="1804" w:author="Kazy Nguyen" w:date="2018-05-13T15:34:00Z"/>
          <w:sz w:val="28"/>
        </w:rPr>
      </w:pPr>
      <w:del w:id="1805" w:author="Kazy Nguyen" w:date="2018-05-13T15:34:00Z">
        <w:r w:rsidRPr="0060488B" w:rsidDel="00884637">
          <w:rPr>
            <w:b/>
            <w:sz w:val="28"/>
          </w:rPr>
          <w:delText>FPT UNIVERSITY</w:delText>
        </w:r>
      </w:del>
    </w:p>
    <w:p w:rsidR="0060488B" w:rsidDel="00884637" w:rsidRDefault="0060488B" w:rsidP="0060488B">
      <w:pPr>
        <w:pStyle w:val="Title"/>
        <w:rPr>
          <w:del w:id="1806" w:author="Kazy Nguyen" w:date="2018-05-13T15:34:00Z"/>
        </w:rPr>
      </w:pPr>
    </w:p>
    <w:p w:rsidR="0060488B" w:rsidDel="00884637" w:rsidRDefault="0060488B" w:rsidP="0060488B">
      <w:pPr>
        <w:pStyle w:val="Title"/>
        <w:rPr>
          <w:del w:id="1807" w:author="Kazy Nguyen" w:date="2018-05-13T15:34:00Z"/>
        </w:rPr>
      </w:pPr>
    </w:p>
    <w:p w:rsidR="0060488B" w:rsidDel="00884637" w:rsidRDefault="0060488B" w:rsidP="0060488B">
      <w:pPr>
        <w:pStyle w:val="Title"/>
        <w:rPr>
          <w:del w:id="1808" w:author="Kazy Nguyen" w:date="2018-05-13T15:34:00Z"/>
        </w:rPr>
      </w:pPr>
    </w:p>
    <w:p w:rsidR="0034608B" w:rsidDel="00884637" w:rsidRDefault="0034608B" w:rsidP="0034608B">
      <w:pPr>
        <w:pStyle w:val="Title"/>
        <w:rPr>
          <w:del w:id="1809" w:author="Kazy Nguyen" w:date="2018-05-13T15:34:00Z"/>
        </w:rPr>
      </w:pPr>
      <w:del w:id="1810" w:author="Kazy Nguyen" w:date="2018-05-13T15:34:00Z">
        <w:r w:rsidRPr="00834B94" w:rsidDel="00884637">
          <w:delText xml:space="preserve">Continuous Integration and Continuous Delivery </w:delText>
        </w:r>
      </w:del>
    </w:p>
    <w:p w:rsidR="0034608B" w:rsidDel="00884637" w:rsidRDefault="0034608B" w:rsidP="0034608B">
      <w:pPr>
        <w:pStyle w:val="Title"/>
        <w:rPr>
          <w:del w:id="1811" w:author="Kazy Nguyen" w:date="2018-05-13T15:34:00Z"/>
        </w:rPr>
      </w:pPr>
      <w:del w:id="1812" w:author="Kazy Nguyen" w:date="2018-05-13T15:34:00Z">
        <w:r w:rsidDel="00884637">
          <w:delText>I</w:delText>
        </w:r>
        <w:r w:rsidRPr="00834B94" w:rsidDel="00884637">
          <w:delText xml:space="preserve">n </w:delText>
        </w:r>
      </w:del>
    </w:p>
    <w:p w:rsidR="0060488B" w:rsidDel="00884637" w:rsidRDefault="0034608B" w:rsidP="0034608B">
      <w:pPr>
        <w:pStyle w:val="Title"/>
        <w:rPr>
          <w:del w:id="1813" w:author="Kazy Nguyen" w:date="2018-05-13T15:34:00Z"/>
        </w:rPr>
      </w:pPr>
      <w:del w:id="1814" w:author="Kazy Nguyen" w:date="2018-05-13T15:34:00Z">
        <w:r w:rsidRPr="00834B94" w:rsidDel="00884637">
          <w:delText>Web Application Development</w:delText>
        </w:r>
      </w:del>
    </w:p>
    <w:p w:rsidR="0060488B" w:rsidDel="00884637" w:rsidRDefault="0060488B" w:rsidP="0060488B">
      <w:pPr>
        <w:pStyle w:val="Subtitle"/>
        <w:tabs>
          <w:tab w:val="center" w:pos="4683"/>
          <w:tab w:val="left" w:pos="6315"/>
        </w:tabs>
        <w:jc w:val="left"/>
        <w:rPr>
          <w:del w:id="1815" w:author="Kazy Nguyen" w:date="2018-05-13T15:34:00Z"/>
        </w:rPr>
      </w:pPr>
      <w:del w:id="1816" w:author="Kazy Nguyen" w:date="2018-05-13T15:34:00Z">
        <w:r w:rsidDel="00884637">
          <w:tab/>
          <w:delText>by</w:delText>
        </w:r>
        <w:r w:rsidDel="00884637">
          <w:tab/>
        </w:r>
      </w:del>
    </w:p>
    <w:p w:rsidR="0060488B" w:rsidRPr="00185F1A" w:rsidDel="00884637" w:rsidRDefault="0034608B" w:rsidP="0060488B">
      <w:pPr>
        <w:pStyle w:val="Subtitle"/>
        <w:rPr>
          <w:del w:id="1817" w:author="Kazy Nguyen" w:date="2018-05-13T15:34:00Z"/>
        </w:rPr>
      </w:pPr>
      <w:del w:id="1818" w:author="Kazy Nguyen" w:date="2018-05-13T15:34:00Z">
        <w:r w:rsidDel="00884637">
          <w:delText>Nguyen Thi Tuyet Trinh</w:delText>
        </w:r>
      </w:del>
    </w:p>
    <w:p w:rsidR="0060488B" w:rsidRPr="007C7E75" w:rsidDel="00884637" w:rsidRDefault="0060488B" w:rsidP="00FA009D">
      <w:pPr>
        <w:pStyle w:val="Subtitle"/>
        <w:spacing w:before="1000"/>
        <w:rPr>
          <w:del w:id="1819" w:author="Kazy Nguyen" w:date="2018-05-13T15:34:00Z"/>
        </w:rPr>
      </w:pPr>
      <w:del w:id="1820" w:author="Kazy Nguyen" w:date="2018-05-13T15:34:00Z">
        <w:r w:rsidDel="00884637">
          <w:delText>A thesis submitted in conformity with the requirements</w:delText>
        </w:r>
        <w:r w:rsidDel="00884637">
          <w:br/>
        </w:r>
        <w:r w:rsidRPr="007C7E75" w:rsidDel="00884637">
          <w:delText xml:space="preserve">for </w:delText>
        </w:r>
        <w:r w:rsidDel="00884637">
          <w:delText xml:space="preserve">the degree of </w:delText>
        </w:r>
        <w:r w:rsidRPr="003D0589" w:rsidDel="00884637">
          <w:delText>Master of Software Engineering</w:delText>
        </w:r>
      </w:del>
    </w:p>
    <w:p w:rsidR="0060488B" w:rsidDel="00884637" w:rsidRDefault="0060488B" w:rsidP="0060488B">
      <w:pPr>
        <w:pStyle w:val="Department"/>
        <w:rPr>
          <w:del w:id="1821" w:author="Kazy Nguyen" w:date="2018-05-13T15:34:00Z"/>
        </w:rPr>
      </w:pPr>
    </w:p>
    <w:p w:rsidR="00FA009D" w:rsidDel="00884637" w:rsidRDefault="00FA009D" w:rsidP="0060488B">
      <w:pPr>
        <w:pStyle w:val="Department"/>
        <w:rPr>
          <w:del w:id="1822" w:author="Kazy Nguyen" w:date="2018-05-13T15:34:00Z"/>
        </w:rPr>
      </w:pPr>
    </w:p>
    <w:p w:rsidR="00FA009D" w:rsidDel="00884637" w:rsidRDefault="00FA009D" w:rsidP="0060488B">
      <w:pPr>
        <w:pStyle w:val="Department"/>
        <w:rPr>
          <w:del w:id="1823" w:author="Kazy Nguyen" w:date="2018-05-13T15:34:00Z"/>
        </w:rPr>
      </w:pPr>
      <w:del w:id="1824" w:author="Kazy Nguyen" w:date="2018-05-13T15:34:00Z">
        <w:r w:rsidDel="00884637">
          <w:delText>Supervisor:</w:delText>
        </w:r>
      </w:del>
    </w:p>
    <w:p w:rsidR="00FA009D" w:rsidDel="00884637" w:rsidRDefault="00FA009D" w:rsidP="0060488B">
      <w:pPr>
        <w:pStyle w:val="Department"/>
        <w:rPr>
          <w:del w:id="1825" w:author="Kazy Nguyen" w:date="2018-05-13T15:34:00Z"/>
        </w:rPr>
      </w:pPr>
      <w:del w:id="1826" w:author="Kazy Nguyen" w:date="2018-05-13T15:34:00Z">
        <w:r w:rsidDel="00884637">
          <w:delText>1.</w:delText>
        </w:r>
        <w:r w:rsidR="0034608B" w:rsidDel="00884637">
          <w:delText xml:space="preserve"> Dr. Phan Duy Hung PhD</w:delText>
        </w:r>
      </w:del>
    </w:p>
    <w:p w:rsidR="0060488B" w:rsidRPr="00F72185" w:rsidDel="00884637" w:rsidRDefault="0060488B" w:rsidP="00457131">
      <w:pPr>
        <w:pStyle w:val="Department"/>
        <w:jc w:val="left"/>
        <w:rPr>
          <w:del w:id="1827" w:author="Kazy Nguyen" w:date="2018-05-13T15:34:00Z"/>
        </w:rPr>
      </w:pPr>
    </w:p>
    <w:p w:rsidR="00C373CF" w:rsidDel="00884637" w:rsidRDefault="0034608B" w:rsidP="0060488B">
      <w:pPr>
        <w:pStyle w:val="Subtitle"/>
        <w:rPr>
          <w:del w:id="1828" w:author="Kazy Nguyen" w:date="2018-05-13T15:34:00Z"/>
        </w:rPr>
        <w:sectPr w:rsidR="00C373CF" w:rsidDel="00884637" w:rsidSect="006B022F">
          <w:headerReference w:type="even" r:id="rId40"/>
          <w:headerReference w:type="default" r:id="rId41"/>
          <w:footerReference w:type="first" r:id="rId42"/>
          <w:type w:val="continuous"/>
          <w:pgSz w:w="12240" w:h="15840" w:code="1"/>
          <w:pgMar w:top="1440" w:right="1077" w:bottom="1077" w:left="1797" w:header="720" w:footer="720" w:gutter="0"/>
          <w:pgNumType w:start="1"/>
          <w:cols w:space="720"/>
          <w:titlePg/>
          <w:docGrid w:linePitch="360"/>
        </w:sectPr>
      </w:pPr>
      <w:del w:id="1829" w:author="Kazy Nguyen" w:date="2018-05-13T15:34:00Z">
        <w:r w:rsidRPr="00F72185" w:rsidDel="00884637">
          <w:delText>©</w:delText>
        </w:r>
        <w:r w:rsidDel="00884637">
          <w:delText xml:space="preserve"> </w:delText>
        </w:r>
        <w:r w:rsidRPr="00F72185" w:rsidDel="00884637">
          <w:delText xml:space="preserve">Copyright by </w:delText>
        </w:r>
        <w:r w:rsidDel="00884637">
          <w:delText>Nguyen Thi Tuyet Trinh - 2018</w:delText>
        </w:r>
      </w:del>
    </w:p>
    <w:p w:rsidR="006F0425" w:rsidDel="00884637" w:rsidRDefault="006F0425" w:rsidP="0085639C">
      <w:pPr>
        <w:pStyle w:val="Abstracttitle"/>
        <w:rPr>
          <w:del w:id="1830" w:author="Kazy Nguyen" w:date="2018-05-13T15:34:00Z"/>
        </w:rPr>
        <w:sectPr w:rsidR="006F0425" w:rsidDel="00884637" w:rsidSect="006B022F">
          <w:headerReference w:type="first" r:id="rId43"/>
          <w:footerReference w:type="first" r:id="rId44"/>
          <w:type w:val="continuous"/>
          <w:pgSz w:w="12240" w:h="15840" w:code="1"/>
          <w:pgMar w:top="1440" w:right="1077" w:bottom="1077" w:left="1797" w:header="720" w:footer="720" w:gutter="0"/>
          <w:pgNumType w:start="1"/>
          <w:cols w:space="720"/>
          <w:titlePg/>
          <w:docGrid w:linePitch="360"/>
        </w:sectPr>
      </w:pPr>
    </w:p>
    <w:p w:rsidR="0034608B" w:rsidDel="00884637" w:rsidRDefault="0034608B" w:rsidP="0085639C">
      <w:pPr>
        <w:pStyle w:val="Abstracttitle"/>
        <w:rPr>
          <w:del w:id="1831" w:author="Kazy Nguyen" w:date="2018-05-13T15:34:00Z"/>
        </w:rPr>
      </w:pPr>
      <w:del w:id="1832" w:author="Kazy Nguyen" w:date="2018-05-13T15:34:00Z">
        <w:r w:rsidDel="00884637">
          <w:delText xml:space="preserve">Continuous Integration and Continuous Deployment </w:delText>
        </w:r>
      </w:del>
    </w:p>
    <w:p w:rsidR="0034608B" w:rsidDel="00884637" w:rsidRDefault="0034608B" w:rsidP="0085639C">
      <w:pPr>
        <w:pStyle w:val="Abstracttitle"/>
        <w:rPr>
          <w:del w:id="1833" w:author="Kazy Nguyen" w:date="2018-05-13T15:34:00Z"/>
        </w:rPr>
      </w:pPr>
      <w:del w:id="1834" w:author="Kazy Nguyen" w:date="2018-05-13T15:34:00Z">
        <w:r w:rsidDel="00884637">
          <w:delText xml:space="preserve">In </w:delText>
        </w:r>
      </w:del>
    </w:p>
    <w:p w:rsidR="00FC7734" w:rsidRPr="00345B95" w:rsidDel="00884637" w:rsidRDefault="0034608B" w:rsidP="0085639C">
      <w:pPr>
        <w:pStyle w:val="Abstracttitle"/>
        <w:rPr>
          <w:del w:id="1835" w:author="Kazy Nguyen" w:date="2018-05-13T15:34:00Z"/>
        </w:rPr>
      </w:pPr>
      <w:del w:id="1836" w:author="Kazy Nguyen" w:date="2018-05-13T15:34:00Z">
        <w:r w:rsidDel="00884637">
          <w:delText>Web Application Development</w:delText>
        </w:r>
      </w:del>
    </w:p>
    <w:p w:rsidR="0069727B" w:rsidDel="00884637" w:rsidRDefault="0034608B" w:rsidP="001B700A">
      <w:pPr>
        <w:pStyle w:val="AbstractUofT"/>
        <w:rPr>
          <w:del w:id="1837" w:author="Kazy Nguyen" w:date="2018-05-13T15:34:00Z"/>
        </w:rPr>
      </w:pPr>
      <w:del w:id="1838" w:author="Kazy Nguyen" w:date="2018-05-13T15:34:00Z">
        <w:r w:rsidDel="00884637">
          <w:delText>Nguyen Thi Tuyet Trinh</w:delText>
        </w:r>
      </w:del>
    </w:p>
    <w:p w:rsidR="00995BBC" w:rsidRPr="00CD624E" w:rsidDel="00884637" w:rsidRDefault="00C05324" w:rsidP="001B700A">
      <w:pPr>
        <w:pStyle w:val="AbstractUofT"/>
        <w:rPr>
          <w:del w:id="1839" w:author="Kazy Nguyen" w:date="2018-05-13T15:34:00Z"/>
        </w:rPr>
      </w:pPr>
      <w:del w:id="1840" w:author="Kazy Nguyen" w:date="2018-05-13T15:34:00Z">
        <w:r w:rsidDel="00884637">
          <w:delText xml:space="preserve">Degree </w:delText>
        </w:r>
        <w:r w:rsidR="003D0589" w:rsidRPr="003D0589" w:rsidDel="00884637">
          <w:delText>Master of Software Engineering</w:delText>
        </w:r>
      </w:del>
    </w:p>
    <w:p w:rsidR="00995BBC" w:rsidRPr="00CD624E" w:rsidDel="00884637" w:rsidRDefault="003D0589" w:rsidP="001B700A">
      <w:pPr>
        <w:pStyle w:val="AbstractUofT"/>
        <w:rPr>
          <w:del w:id="1841" w:author="Kazy Nguyen" w:date="2018-05-13T15:34:00Z"/>
        </w:rPr>
      </w:pPr>
      <w:del w:id="1842" w:author="Kazy Nguyen" w:date="2018-05-13T15:34:00Z">
        <w:r w:rsidDel="00884637">
          <w:delText>FPT University</w:delText>
        </w:r>
      </w:del>
    </w:p>
    <w:p w:rsidR="00995BBC" w:rsidRPr="00CD624E" w:rsidDel="00884637" w:rsidRDefault="0034608B" w:rsidP="001B700A">
      <w:pPr>
        <w:pStyle w:val="AbstractUofT"/>
        <w:rPr>
          <w:del w:id="1843" w:author="Kazy Nguyen" w:date="2018-05-13T15:34:00Z"/>
        </w:rPr>
      </w:pPr>
      <w:del w:id="1844" w:author="Kazy Nguyen" w:date="2018-05-13T15:34:00Z">
        <w:r w:rsidDel="00884637">
          <w:delText>2018</w:delText>
        </w:r>
      </w:del>
    </w:p>
    <w:p w:rsidR="00995BBC" w:rsidRPr="00CD624E" w:rsidDel="00884637" w:rsidRDefault="00531F85" w:rsidP="00CE5065">
      <w:pPr>
        <w:pStyle w:val="Abstract"/>
        <w:rPr>
          <w:del w:id="1845" w:author="Kazy Nguyen" w:date="2018-05-13T15:34:00Z"/>
        </w:rPr>
      </w:pPr>
      <w:bookmarkStart w:id="1846" w:name="_Toc172096236"/>
      <w:bookmarkStart w:id="1847" w:name="_Toc173084167"/>
      <w:bookmarkStart w:id="1848" w:name="_Toc182321492"/>
      <w:del w:id="1849" w:author="Kazy Nguyen" w:date="2018-05-13T15:34:00Z">
        <w:r w:rsidRPr="00CD624E" w:rsidDel="00884637">
          <w:delText>Abstract</w:delText>
        </w:r>
        <w:bookmarkEnd w:id="1846"/>
        <w:bookmarkEnd w:id="1847"/>
        <w:bookmarkEnd w:id="1848"/>
      </w:del>
    </w:p>
    <w:p w:rsidR="00457131" w:rsidDel="00884637" w:rsidRDefault="0034608B" w:rsidP="00457131">
      <w:pPr>
        <w:pStyle w:val="Abstracttext"/>
        <w:spacing w:line="360" w:lineRule="auto"/>
        <w:jc w:val="both"/>
        <w:rPr>
          <w:del w:id="1850" w:author="Kazy Nguyen" w:date="2018-05-13T15:34:00Z"/>
        </w:rPr>
      </w:pPr>
      <w:bookmarkStart w:id="1851" w:name="_Toc172096237"/>
      <w:bookmarkStart w:id="1852" w:name="_Toc179622551"/>
      <w:del w:id="1853" w:author="Kazy Nguyen" w:date="2018-05-13T15:34:00Z">
        <w:r w:rsidDel="00884637">
          <w:delText xml:space="preserve">The thesis </w:delText>
        </w:r>
        <w:r w:rsidRPr="009B08BF" w:rsidDel="00884637">
          <w:delText>focused on a web application development based on the continuous integration</w:delText>
        </w:r>
        <w:r w:rsidR="00457131" w:rsidDel="00884637">
          <w:delText xml:space="preserve"> which includes: </w:delText>
        </w:r>
      </w:del>
    </w:p>
    <w:p w:rsidR="00457131" w:rsidDel="00884637" w:rsidRDefault="0034608B" w:rsidP="00457131">
      <w:pPr>
        <w:pStyle w:val="Abstracttext"/>
        <w:numPr>
          <w:ilvl w:val="0"/>
          <w:numId w:val="34"/>
        </w:numPr>
        <w:spacing w:line="360" w:lineRule="auto"/>
        <w:jc w:val="both"/>
        <w:rPr>
          <w:del w:id="1854" w:author="Kazy Nguyen" w:date="2018-05-13T15:34:00Z"/>
        </w:rPr>
      </w:pPr>
      <w:del w:id="1855" w:author="Kazy Nguyen" w:date="2018-05-13T15:34:00Z">
        <w:r w:rsidRPr="009B08BF" w:rsidDel="00884637">
          <w:delText>The set of tools for the implementation o</w:delText>
        </w:r>
        <w:r w:rsidDel="00884637">
          <w:delText xml:space="preserve">f the continuous integration are </w:delText>
        </w:r>
        <w:r w:rsidRPr="009B08BF" w:rsidDel="00884637">
          <w:delText xml:space="preserve">introduced and reviewed. </w:delText>
        </w:r>
      </w:del>
    </w:p>
    <w:p w:rsidR="00457131" w:rsidDel="00884637" w:rsidRDefault="0034608B" w:rsidP="00457131">
      <w:pPr>
        <w:pStyle w:val="Abstracttext"/>
        <w:numPr>
          <w:ilvl w:val="0"/>
          <w:numId w:val="34"/>
        </w:numPr>
        <w:spacing w:line="360" w:lineRule="auto"/>
        <w:jc w:val="both"/>
        <w:rPr>
          <w:del w:id="1856" w:author="Kazy Nguyen" w:date="2018-05-13T15:34:00Z"/>
        </w:rPr>
      </w:pPr>
      <w:del w:id="1857" w:author="Kazy Nguyen" w:date="2018-05-13T15:34:00Z">
        <w:r w:rsidRPr="009B08BF" w:rsidDel="00884637">
          <w:delText>The development of the</w:delText>
        </w:r>
        <w:r w:rsidR="00457131" w:rsidDel="00884637">
          <w:delText xml:space="preserve"> </w:delText>
        </w:r>
        <w:r w:rsidDel="00884637">
          <w:delText xml:space="preserve">web application </w:delText>
        </w:r>
        <w:r w:rsidRPr="009B08BF" w:rsidDel="00884637">
          <w:delText>on the continuous integration</w:delText>
        </w:r>
        <w:r w:rsidDel="00884637">
          <w:delText>; the web application’s automation testing and agile techniques are</w:delText>
        </w:r>
        <w:r w:rsidRPr="009B08BF" w:rsidDel="00884637">
          <w:delText xml:space="preserve"> analyzed in detail reflecting the quality improvement. </w:delText>
        </w:r>
      </w:del>
    </w:p>
    <w:p w:rsidR="00457131" w:rsidRPr="00457131" w:rsidDel="00884637" w:rsidRDefault="00457131" w:rsidP="00457131">
      <w:pPr>
        <w:pStyle w:val="Abstracttext"/>
        <w:numPr>
          <w:ilvl w:val="0"/>
          <w:numId w:val="34"/>
        </w:numPr>
        <w:spacing w:line="360" w:lineRule="auto"/>
        <w:jc w:val="both"/>
        <w:rPr>
          <w:del w:id="1858" w:author="Kazy Nguyen" w:date="2018-05-13T15:34:00Z"/>
          <w:color w:val="FF0000"/>
        </w:rPr>
      </w:pPr>
      <w:del w:id="1859" w:author="Kazy Nguyen" w:date="2018-05-13T15:34:00Z">
        <w:r w:rsidRPr="00457131" w:rsidDel="00884637">
          <w:rPr>
            <w:color w:val="FF0000"/>
          </w:rPr>
          <w:delText xml:space="preserve">The implementation on a Vietnamese project with its difficulties and </w:delText>
        </w:r>
      </w:del>
    </w:p>
    <w:p w:rsidR="00C26C61" w:rsidRPr="0034608B" w:rsidDel="00884637" w:rsidRDefault="0034608B" w:rsidP="00457131">
      <w:pPr>
        <w:pStyle w:val="Abstracttext"/>
        <w:numPr>
          <w:ilvl w:val="0"/>
          <w:numId w:val="34"/>
        </w:numPr>
        <w:spacing w:line="360" w:lineRule="auto"/>
        <w:jc w:val="both"/>
        <w:rPr>
          <w:del w:id="1860" w:author="Kazy Nguyen" w:date="2018-05-13T15:34:00Z"/>
        </w:rPr>
      </w:pPr>
      <w:del w:id="1861" w:author="Kazy Nguyen" w:date="2018-05-13T15:34:00Z">
        <w:r w:rsidRPr="009B08BF" w:rsidDel="00884637">
          <w:delText>The</w:delText>
        </w:r>
        <w:r w:rsidDel="00884637">
          <w:delText xml:space="preserve"> </w:delText>
        </w:r>
        <w:r w:rsidRPr="009B08BF" w:rsidDel="00884637">
          <w:delText>expected evolution of the continuous integration is briefly described.</w:delText>
        </w:r>
      </w:del>
    </w:p>
    <w:p w:rsidR="00F65486" w:rsidDel="00884637" w:rsidRDefault="00F65486" w:rsidP="00B20C73">
      <w:pPr>
        <w:pStyle w:val="Chapter"/>
        <w:rPr>
          <w:del w:id="1862" w:author="Kazy Nguyen" w:date="2018-05-13T15:34:00Z"/>
        </w:rPr>
      </w:pPr>
      <w:bookmarkStart w:id="1863" w:name="_Toc182321493"/>
      <w:bookmarkStart w:id="1864" w:name="_Toc505351693"/>
      <w:bookmarkStart w:id="1865" w:name="_Toc505352497"/>
      <w:bookmarkStart w:id="1866" w:name="_Toc512960790"/>
      <w:del w:id="1867" w:author="Kazy Nguyen" w:date="2018-05-13T15:34:00Z">
        <w:r w:rsidDel="00884637">
          <w:delText xml:space="preserve">Acknowledgments </w:delText>
        </w:r>
        <w:r w:rsidR="0006206A" w:rsidDel="00884637">
          <w:delText>(if</w:delText>
        </w:r>
        <w:r w:rsidDel="00884637">
          <w:delText xml:space="preserve"> </w:delText>
        </w:r>
        <w:r w:rsidR="0006206A" w:rsidDel="00884637">
          <w:delText>any)</w:delText>
        </w:r>
        <w:bookmarkEnd w:id="1851"/>
        <w:bookmarkEnd w:id="1852"/>
        <w:bookmarkEnd w:id="1863"/>
        <w:bookmarkEnd w:id="1864"/>
        <w:bookmarkEnd w:id="1865"/>
        <w:bookmarkEnd w:id="1866"/>
      </w:del>
    </w:p>
    <w:p w:rsidR="006B022F" w:rsidDel="00884637" w:rsidRDefault="00EF0838" w:rsidP="00C05324">
      <w:pPr>
        <w:pStyle w:val="BodyText"/>
        <w:rPr>
          <w:del w:id="1868" w:author="Kazy Nguyen" w:date="2018-05-13T15:34:00Z"/>
        </w:rPr>
      </w:pPr>
      <w:del w:id="1869" w:author="Kazy Nguyen" w:date="2018-05-13T15:34:00Z">
        <w:r w:rsidDel="00884637">
          <w:delText>« Use Body Text or Normal style for text in this section</w:delText>
        </w:r>
        <w:r w:rsidR="00C05324" w:rsidDel="00884637">
          <w:delText>.</w:delText>
        </w:r>
        <w:r w:rsidDel="00884637">
          <w:delText xml:space="preserve"> »</w:delText>
        </w:r>
      </w:del>
    </w:p>
    <w:p w:rsidR="006B022F" w:rsidRPr="006B022F" w:rsidDel="00884637" w:rsidRDefault="006B022F" w:rsidP="006B022F">
      <w:pPr>
        <w:rPr>
          <w:del w:id="1870" w:author="Kazy Nguyen" w:date="2018-05-13T15:34:00Z"/>
        </w:rPr>
      </w:pPr>
    </w:p>
    <w:p w:rsidR="006B022F" w:rsidRPr="006B022F" w:rsidDel="00884637" w:rsidRDefault="006B022F" w:rsidP="006B022F">
      <w:pPr>
        <w:rPr>
          <w:del w:id="1871" w:author="Kazy Nguyen" w:date="2018-05-13T15:34:00Z"/>
        </w:rPr>
      </w:pPr>
    </w:p>
    <w:p w:rsidR="006B022F" w:rsidRPr="006B022F" w:rsidDel="00884637" w:rsidRDefault="006B022F" w:rsidP="006B022F">
      <w:pPr>
        <w:rPr>
          <w:del w:id="1872" w:author="Kazy Nguyen" w:date="2018-05-13T15:34:00Z"/>
        </w:rPr>
      </w:pPr>
    </w:p>
    <w:p w:rsidR="006B022F" w:rsidRPr="006B022F" w:rsidDel="00884637" w:rsidRDefault="006B022F" w:rsidP="006B022F">
      <w:pPr>
        <w:rPr>
          <w:del w:id="1873" w:author="Kazy Nguyen" w:date="2018-05-13T15:34:00Z"/>
        </w:rPr>
      </w:pPr>
    </w:p>
    <w:p w:rsidR="006B022F" w:rsidRPr="006B022F" w:rsidDel="00884637" w:rsidRDefault="006B022F" w:rsidP="006B022F">
      <w:pPr>
        <w:rPr>
          <w:del w:id="1874" w:author="Kazy Nguyen" w:date="2018-05-13T15:34:00Z"/>
        </w:rPr>
      </w:pPr>
    </w:p>
    <w:p w:rsidR="006B022F" w:rsidDel="00884637" w:rsidRDefault="006B022F" w:rsidP="006B022F">
      <w:pPr>
        <w:rPr>
          <w:del w:id="1875" w:author="Kazy Nguyen" w:date="2018-05-13T15:34:00Z"/>
        </w:rPr>
      </w:pPr>
    </w:p>
    <w:p w:rsidR="007928E1" w:rsidRPr="006B022F" w:rsidDel="00884637" w:rsidRDefault="007928E1" w:rsidP="006B022F">
      <w:pPr>
        <w:jc w:val="center"/>
        <w:rPr>
          <w:del w:id="1876" w:author="Kazy Nguyen" w:date="2018-05-13T15:34:00Z"/>
        </w:rPr>
      </w:pPr>
    </w:p>
    <w:p w:rsidR="00F65486" w:rsidDel="00884637" w:rsidRDefault="00F65486" w:rsidP="002214DA">
      <w:pPr>
        <w:pStyle w:val="Chapter"/>
        <w:rPr>
          <w:del w:id="1877" w:author="Kazy Nguyen" w:date="2018-05-13T15:34:00Z"/>
        </w:rPr>
      </w:pPr>
      <w:bookmarkStart w:id="1878" w:name="_Toc171963112"/>
      <w:bookmarkStart w:id="1879" w:name="_Toc172096238"/>
      <w:bookmarkStart w:id="1880" w:name="_Toc179622552"/>
      <w:bookmarkStart w:id="1881" w:name="_Toc182321494"/>
      <w:bookmarkStart w:id="1882" w:name="_Toc505351694"/>
      <w:bookmarkStart w:id="1883" w:name="_Toc505352498"/>
      <w:bookmarkStart w:id="1884" w:name="_Toc512960791"/>
      <w:del w:id="1885" w:author="Kazy Nguyen" w:date="2018-05-13T15:34:00Z">
        <w:r w:rsidDel="00884637">
          <w:delText>Table of Contents</w:delText>
        </w:r>
        <w:bookmarkEnd w:id="1878"/>
        <w:bookmarkEnd w:id="1879"/>
        <w:bookmarkEnd w:id="1880"/>
        <w:bookmarkEnd w:id="1881"/>
        <w:bookmarkEnd w:id="1882"/>
        <w:bookmarkEnd w:id="1883"/>
        <w:bookmarkEnd w:id="1884"/>
      </w:del>
    </w:p>
    <w:p w:rsidR="00457131" w:rsidDel="00A32DA6" w:rsidRDefault="00820037">
      <w:pPr>
        <w:pStyle w:val="TOC1"/>
        <w:rPr>
          <w:del w:id="1886" w:author="Kazy Nguyen" w:date="2018-05-01T17:57:00Z"/>
          <w:rFonts w:asciiTheme="minorHAnsi" w:eastAsiaTheme="minorEastAsia" w:hAnsiTheme="minorHAnsi" w:cstheme="minorBidi"/>
          <w:noProof/>
          <w:sz w:val="22"/>
          <w:szCs w:val="22"/>
          <w:lang w:eastAsia="en-US"/>
        </w:rPr>
      </w:pPr>
      <w:del w:id="1887" w:author="Kazy Nguyen" w:date="2018-05-13T15:34:00Z">
        <w:r w:rsidDel="00884637">
          <w:fldChar w:fldCharType="begin"/>
        </w:r>
        <w:r w:rsidDel="00884637">
          <w:delInstrText xml:space="preserve"> TOC \o "1-3" \h \z \u </w:delInstrText>
        </w:r>
        <w:r w:rsidDel="00884637">
          <w:fldChar w:fldCharType="separate"/>
        </w:r>
      </w:del>
      <w:del w:id="1888" w:author="Kazy Nguyen" w:date="2018-05-01T17:57:00Z">
        <w:r w:rsidR="00457131" w:rsidRPr="00A32DA6" w:rsidDel="00A32DA6">
          <w:rPr>
            <w:rStyle w:val="Hyperlink"/>
            <w:noProof/>
          </w:rPr>
          <w:delText>Acknowledgments (if any)</w:delText>
        </w:r>
        <w:r w:rsidR="00457131" w:rsidDel="00A32DA6">
          <w:rPr>
            <w:noProof/>
            <w:webHidden/>
          </w:rPr>
          <w:tab/>
          <w:delText>2</w:delText>
        </w:r>
      </w:del>
    </w:p>
    <w:p w:rsidR="00457131" w:rsidDel="00A32DA6" w:rsidRDefault="00457131">
      <w:pPr>
        <w:pStyle w:val="TOC1"/>
        <w:rPr>
          <w:del w:id="1889" w:author="Kazy Nguyen" w:date="2018-05-01T17:57:00Z"/>
          <w:rFonts w:asciiTheme="minorHAnsi" w:eastAsiaTheme="minorEastAsia" w:hAnsiTheme="minorHAnsi" w:cstheme="minorBidi"/>
          <w:noProof/>
          <w:sz w:val="22"/>
          <w:szCs w:val="22"/>
          <w:lang w:eastAsia="en-US"/>
        </w:rPr>
      </w:pPr>
      <w:del w:id="1890" w:author="Kazy Nguyen" w:date="2018-05-01T17:57:00Z">
        <w:r w:rsidRPr="00A32DA6" w:rsidDel="00A32DA6">
          <w:rPr>
            <w:rStyle w:val="Hyperlink"/>
            <w:noProof/>
          </w:rPr>
          <w:delText>Table of Contents</w:delText>
        </w:r>
        <w:r w:rsidDel="00A32DA6">
          <w:rPr>
            <w:noProof/>
            <w:webHidden/>
          </w:rPr>
          <w:tab/>
          <w:delText>3</w:delText>
        </w:r>
      </w:del>
    </w:p>
    <w:p w:rsidR="00457131" w:rsidDel="00A32DA6" w:rsidRDefault="00457131">
      <w:pPr>
        <w:pStyle w:val="TOC1"/>
        <w:rPr>
          <w:del w:id="1891" w:author="Kazy Nguyen" w:date="2018-05-01T17:57:00Z"/>
          <w:rFonts w:asciiTheme="minorHAnsi" w:eastAsiaTheme="minorEastAsia" w:hAnsiTheme="minorHAnsi" w:cstheme="minorBidi"/>
          <w:noProof/>
          <w:sz w:val="22"/>
          <w:szCs w:val="22"/>
          <w:lang w:eastAsia="en-US"/>
        </w:rPr>
      </w:pPr>
      <w:del w:id="1892" w:author="Kazy Nguyen" w:date="2018-05-01T17:57:00Z">
        <w:r w:rsidRPr="00A32DA6" w:rsidDel="00A32DA6">
          <w:rPr>
            <w:rStyle w:val="Hyperlink"/>
            <w:noProof/>
          </w:rPr>
          <w:delText>List of Tables (if any)</w:delText>
        </w:r>
        <w:r w:rsidDel="00A32DA6">
          <w:rPr>
            <w:noProof/>
            <w:webHidden/>
          </w:rPr>
          <w:tab/>
          <w:delText>6</w:delText>
        </w:r>
      </w:del>
    </w:p>
    <w:p w:rsidR="00457131" w:rsidDel="00A32DA6" w:rsidRDefault="00457131">
      <w:pPr>
        <w:pStyle w:val="TOC1"/>
        <w:rPr>
          <w:del w:id="1893" w:author="Kazy Nguyen" w:date="2018-05-01T17:57:00Z"/>
          <w:rFonts w:asciiTheme="minorHAnsi" w:eastAsiaTheme="minorEastAsia" w:hAnsiTheme="minorHAnsi" w:cstheme="minorBidi"/>
          <w:noProof/>
          <w:sz w:val="22"/>
          <w:szCs w:val="22"/>
          <w:lang w:eastAsia="en-US"/>
        </w:rPr>
      </w:pPr>
      <w:del w:id="1894" w:author="Kazy Nguyen" w:date="2018-05-01T17:57:00Z">
        <w:r w:rsidRPr="00A32DA6" w:rsidDel="00A32DA6">
          <w:rPr>
            <w:rStyle w:val="Hyperlink"/>
            <w:noProof/>
          </w:rPr>
          <w:delText>List of Plates (if any)</w:delText>
        </w:r>
        <w:r w:rsidDel="00A32DA6">
          <w:rPr>
            <w:noProof/>
            <w:webHidden/>
          </w:rPr>
          <w:tab/>
          <w:delText>7</w:delText>
        </w:r>
      </w:del>
    </w:p>
    <w:p w:rsidR="00457131" w:rsidDel="00A32DA6" w:rsidRDefault="00457131">
      <w:pPr>
        <w:pStyle w:val="TOC1"/>
        <w:rPr>
          <w:del w:id="1895" w:author="Kazy Nguyen" w:date="2018-05-01T17:57:00Z"/>
          <w:rFonts w:asciiTheme="minorHAnsi" w:eastAsiaTheme="minorEastAsia" w:hAnsiTheme="minorHAnsi" w:cstheme="minorBidi"/>
          <w:noProof/>
          <w:sz w:val="22"/>
          <w:szCs w:val="22"/>
          <w:lang w:eastAsia="en-US"/>
        </w:rPr>
      </w:pPr>
      <w:del w:id="1896" w:author="Kazy Nguyen" w:date="2018-05-01T17:57:00Z">
        <w:r w:rsidRPr="00A32DA6" w:rsidDel="00A32DA6">
          <w:rPr>
            <w:rStyle w:val="Hyperlink"/>
            <w:noProof/>
          </w:rPr>
          <w:delText>List of Figures (if any)</w:delText>
        </w:r>
        <w:r w:rsidDel="00A32DA6">
          <w:rPr>
            <w:noProof/>
            <w:webHidden/>
          </w:rPr>
          <w:tab/>
          <w:delText>8</w:delText>
        </w:r>
      </w:del>
    </w:p>
    <w:p w:rsidR="00457131" w:rsidDel="00A32DA6" w:rsidRDefault="00457131">
      <w:pPr>
        <w:pStyle w:val="TOC1"/>
        <w:rPr>
          <w:del w:id="1897" w:author="Kazy Nguyen" w:date="2018-05-01T17:57:00Z"/>
          <w:rFonts w:asciiTheme="minorHAnsi" w:eastAsiaTheme="minorEastAsia" w:hAnsiTheme="minorHAnsi" w:cstheme="minorBidi"/>
          <w:noProof/>
          <w:sz w:val="22"/>
          <w:szCs w:val="22"/>
          <w:lang w:eastAsia="en-US"/>
        </w:rPr>
      </w:pPr>
      <w:del w:id="1898" w:author="Kazy Nguyen" w:date="2018-05-01T17:57:00Z">
        <w:r w:rsidRPr="00A32DA6" w:rsidDel="00A32DA6">
          <w:rPr>
            <w:rStyle w:val="Hyperlink"/>
            <w:noProof/>
          </w:rPr>
          <w:delText>List of Appendices (if any)</w:delText>
        </w:r>
        <w:r w:rsidDel="00A32DA6">
          <w:rPr>
            <w:noProof/>
            <w:webHidden/>
          </w:rPr>
          <w:tab/>
          <w:delText>9</w:delText>
        </w:r>
      </w:del>
    </w:p>
    <w:p w:rsidR="00457131" w:rsidDel="00A32DA6" w:rsidRDefault="00457131">
      <w:pPr>
        <w:pStyle w:val="TOC1"/>
        <w:rPr>
          <w:del w:id="1899" w:author="Kazy Nguyen" w:date="2018-05-01T17:57:00Z"/>
          <w:rFonts w:asciiTheme="minorHAnsi" w:eastAsiaTheme="minorEastAsia" w:hAnsiTheme="minorHAnsi" w:cstheme="minorBidi"/>
          <w:noProof/>
          <w:sz w:val="22"/>
          <w:szCs w:val="22"/>
          <w:lang w:eastAsia="en-US"/>
        </w:rPr>
      </w:pPr>
      <w:del w:id="1900" w:author="Kazy Nguyen" w:date="2018-05-01T17:57:00Z">
        <w:r w:rsidRPr="00A32DA6" w:rsidDel="00A32DA6">
          <w:rPr>
            <w:rStyle w:val="Hyperlink"/>
            <w:noProof/>
          </w:rPr>
          <w:delText>Chapter 1 Introduction</w:delText>
        </w:r>
        <w:r w:rsidDel="00A32DA6">
          <w:rPr>
            <w:noProof/>
            <w:webHidden/>
          </w:rPr>
          <w:tab/>
          <w:delText>1</w:delText>
        </w:r>
      </w:del>
    </w:p>
    <w:p w:rsidR="00457131" w:rsidDel="00A32DA6" w:rsidRDefault="00457131">
      <w:pPr>
        <w:pStyle w:val="TOC1"/>
        <w:rPr>
          <w:del w:id="1901" w:author="Kazy Nguyen" w:date="2018-05-01T17:57:00Z"/>
          <w:rFonts w:asciiTheme="minorHAnsi" w:eastAsiaTheme="minorEastAsia" w:hAnsiTheme="minorHAnsi" w:cstheme="minorBidi"/>
          <w:noProof/>
          <w:sz w:val="22"/>
          <w:szCs w:val="22"/>
          <w:lang w:eastAsia="en-US"/>
        </w:rPr>
      </w:pPr>
      <w:del w:id="1902" w:author="Kazy Nguyen" w:date="2018-05-01T17:57:00Z">
        <w:r w:rsidRPr="00A32DA6" w:rsidDel="00A32DA6">
          <w:rPr>
            <w:rStyle w:val="Hyperlink"/>
            <w:noProof/>
          </w:rPr>
          <w:delText>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Introduction</w:delText>
        </w:r>
        <w:r w:rsidDel="00A32DA6">
          <w:rPr>
            <w:noProof/>
            <w:webHidden/>
          </w:rPr>
          <w:tab/>
          <w:delText>1</w:delText>
        </w:r>
      </w:del>
    </w:p>
    <w:p w:rsidR="00457131" w:rsidDel="00A32DA6" w:rsidRDefault="00457131">
      <w:pPr>
        <w:pStyle w:val="TOC2"/>
        <w:rPr>
          <w:del w:id="1903" w:author="Kazy Nguyen" w:date="2018-05-01T17:57:00Z"/>
          <w:rFonts w:asciiTheme="minorHAnsi" w:eastAsiaTheme="minorEastAsia" w:hAnsiTheme="minorHAnsi" w:cstheme="minorBidi"/>
          <w:noProof/>
          <w:sz w:val="22"/>
          <w:szCs w:val="22"/>
          <w:lang w:eastAsia="en-US"/>
        </w:rPr>
      </w:pPr>
      <w:del w:id="1904" w:author="Kazy Nguyen" w:date="2018-05-01T17:57:00Z">
        <w:r w:rsidRPr="00A32DA6" w:rsidDel="00A32DA6">
          <w:rPr>
            <w:rStyle w:val="Hyperlink"/>
            <w:noProof/>
          </w:rPr>
          <w:delText>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Mission of the thesis</w:delText>
        </w:r>
        <w:r w:rsidDel="00A32DA6">
          <w:rPr>
            <w:noProof/>
            <w:webHidden/>
          </w:rPr>
          <w:tab/>
          <w:delText>1</w:delText>
        </w:r>
      </w:del>
    </w:p>
    <w:p w:rsidR="00457131" w:rsidDel="00A32DA6" w:rsidRDefault="00457131">
      <w:pPr>
        <w:pStyle w:val="TOC2"/>
        <w:rPr>
          <w:del w:id="1905" w:author="Kazy Nguyen" w:date="2018-05-01T17:57:00Z"/>
          <w:rFonts w:asciiTheme="minorHAnsi" w:eastAsiaTheme="minorEastAsia" w:hAnsiTheme="minorHAnsi" w:cstheme="minorBidi"/>
          <w:noProof/>
          <w:sz w:val="22"/>
          <w:szCs w:val="22"/>
          <w:lang w:eastAsia="en-US"/>
        </w:rPr>
      </w:pPr>
      <w:del w:id="1906" w:author="Kazy Nguyen" w:date="2018-05-01T17:57:00Z">
        <w:r w:rsidRPr="00A32DA6" w:rsidDel="00A32DA6">
          <w:rPr>
            <w:rStyle w:val="Hyperlink"/>
            <w:noProof/>
          </w:rPr>
          <w:delText>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Outline of the thesis</w:delText>
        </w:r>
        <w:r w:rsidDel="00A32DA6">
          <w:rPr>
            <w:noProof/>
            <w:webHidden/>
          </w:rPr>
          <w:tab/>
          <w:delText>1</w:delText>
        </w:r>
      </w:del>
    </w:p>
    <w:p w:rsidR="00457131" w:rsidDel="00A32DA6" w:rsidRDefault="00457131">
      <w:pPr>
        <w:pStyle w:val="TOC2"/>
        <w:rPr>
          <w:del w:id="1907" w:author="Kazy Nguyen" w:date="2018-05-01T17:57:00Z"/>
          <w:rFonts w:asciiTheme="minorHAnsi" w:eastAsiaTheme="minorEastAsia" w:hAnsiTheme="minorHAnsi" w:cstheme="minorBidi"/>
          <w:noProof/>
          <w:sz w:val="22"/>
          <w:szCs w:val="22"/>
          <w:lang w:eastAsia="en-US"/>
        </w:rPr>
      </w:pPr>
      <w:del w:id="1908" w:author="Kazy Nguyen" w:date="2018-05-01T17:57:00Z">
        <w:r w:rsidRPr="00A32DA6" w:rsidDel="00A32DA6">
          <w:rPr>
            <w:rStyle w:val="Hyperlink"/>
            <w:noProof/>
          </w:rPr>
          <w:delText>1.3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Introduction of the thesis</w:delText>
        </w:r>
        <w:r w:rsidDel="00A32DA6">
          <w:rPr>
            <w:noProof/>
            <w:webHidden/>
          </w:rPr>
          <w:tab/>
          <w:delText>1</w:delText>
        </w:r>
      </w:del>
    </w:p>
    <w:p w:rsidR="00457131" w:rsidDel="00A32DA6" w:rsidRDefault="00457131">
      <w:pPr>
        <w:pStyle w:val="TOC1"/>
        <w:rPr>
          <w:del w:id="1909" w:author="Kazy Nguyen" w:date="2018-05-01T17:57:00Z"/>
          <w:rFonts w:asciiTheme="minorHAnsi" w:eastAsiaTheme="minorEastAsia" w:hAnsiTheme="minorHAnsi" w:cstheme="minorBidi"/>
          <w:noProof/>
          <w:sz w:val="22"/>
          <w:szCs w:val="22"/>
          <w:lang w:eastAsia="en-US"/>
        </w:rPr>
      </w:pPr>
      <w:del w:id="1910" w:author="Kazy Nguyen" w:date="2018-05-01T17:57:00Z">
        <w:r w:rsidRPr="00A32DA6" w:rsidDel="00A32DA6">
          <w:rPr>
            <w:rStyle w:val="Hyperlink"/>
            <w:noProof/>
          </w:rPr>
          <w:delText>Chapter 2 Research</w:delText>
        </w:r>
        <w:r w:rsidDel="00A32DA6">
          <w:rPr>
            <w:noProof/>
            <w:webHidden/>
          </w:rPr>
          <w:tab/>
          <w:delText>2</w:delText>
        </w:r>
      </w:del>
    </w:p>
    <w:p w:rsidR="00457131" w:rsidDel="00A32DA6" w:rsidRDefault="00457131">
      <w:pPr>
        <w:pStyle w:val="TOC1"/>
        <w:rPr>
          <w:del w:id="1911" w:author="Kazy Nguyen" w:date="2018-05-01T17:57:00Z"/>
          <w:rFonts w:asciiTheme="minorHAnsi" w:eastAsiaTheme="minorEastAsia" w:hAnsiTheme="minorHAnsi" w:cstheme="minorBidi"/>
          <w:noProof/>
          <w:sz w:val="22"/>
          <w:szCs w:val="22"/>
          <w:lang w:eastAsia="en-US"/>
        </w:rPr>
      </w:pPr>
      <w:del w:id="1912" w:author="Kazy Nguyen" w:date="2018-05-01T17:57:00Z">
        <w:r w:rsidRPr="00A32DA6" w:rsidDel="00A32DA6">
          <w:rPr>
            <w:rStyle w:val="Hyperlink"/>
            <w:noProof/>
          </w:rPr>
          <w:delText>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Research</w:delText>
        </w:r>
        <w:r w:rsidDel="00A32DA6">
          <w:rPr>
            <w:noProof/>
            <w:webHidden/>
          </w:rPr>
          <w:tab/>
          <w:delText>2</w:delText>
        </w:r>
      </w:del>
    </w:p>
    <w:p w:rsidR="00457131" w:rsidDel="00A32DA6" w:rsidRDefault="00457131">
      <w:pPr>
        <w:pStyle w:val="TOC2"/>
        <w:rPr>
          <w:del w:id="1913" w:author="Kazy Nguyen" w:date="2018-05-01T17:57:00Z"/>
          <w:rFonts w:asciiTheme="minorHAnsi" w:eastAsiaTheme="minorEastAsia" w:hAnsiTheme="minorHAnsi" w:cstheme="minorBidi"/>
          <w:noProof/>
          <w:sz w:val="22"/>
          <w:szCs w:val="22"/>
          <w:lang w:eastAsia="en-US"/>
        </w:rPr>
      </w:pPr>
      <w:del w:id="1914" w:author="Kazy Nguyen" w:date="2018-05-01T17:57:00Z">
        <w:r w:rsidRPr="00A32DA6" w:rsidDel="00A32DA6">
          <w:rPr>
            <w:rStyle w:val="Hyperlink"/>
            <w:noProof/>
          </w:rPr>
          <w:delText>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Software development life cycle</w:delText>
        </w:r>
        <w:r w:rsidDel="00A32DA6">
          <w:rPr>
            <w:noProof/>
            <w:webHidden/>
          </w:rPr>
          <w:tab/>
          <w:delText>2</w:delText>
        </w:r>
      </w:del>
    </w:p>
    <w:p w:rsidR="00457131" w:rsidDel="00A32DA6" w:rsidRDefault="00457131">
      <w:pPr>
        <w:pStyle w:val="TOC3"/>
        <w:rPr>
          <w:del w:id="1915" w:author="Kazy Nguyen" w:date="2018-05-01T17:57:00Z"/>
          <w:rFonts w:asciiTheme="minorHAnsi" w:eastAsiaTheme="minorEastAsia" w:hAnsiTheme="minorHAnsi" w:cstheme="minorBidi"/>
          <w:noProof/>
          <w:sz w:val="22"/>
          <w:szCs w:val="22"/>
          <w:lang w:eastAsia="en-US"/>
        </w:rPr>
      </w:pPr>
      <w:del w:id="1916" w:author="Kazy Nguyen" w:date="2018-05-01T17:57:00Z">
        <w:r w:rsidRPr="00A32DA6" w:rsidDel="00A32DA6">
          <w:rPr>
            <w:rStyle w:val="Hyperlink"/>
            <w:noProof/>
          </w:rPr>
          <w:delText>2.1.1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Iterative and Incremental development</w:delText>
        </w:r>
        <w:r w:rsidDel="00A32DA6">
          <w:rPr>
            <w:noProof/>
            <w:webHidden/>
          </w:rPr>
          <w:tab/>
          <w:delText>2</w:delText>
        </w:r>
      </w:del>
    </w:p>
    <w:p w:rsidR="00457131" w:rsidDel="00A32DA6" w:rsidRDefault="00457131">
      <w:pPr>
        <w:pStyle w:val="TOC3"/>
        <w:rPr>
          <w:del w:id="1917" w:author="Kazy Nguyen" w:date="2018-05-01T17:57:00Z"/>
          <w:rFonts w:asciiTheme="minorHAnsi" w:eastAsiaTheme="minorEastAsia" w:hAnsiTheme="minorHAnsi" w:cstheme="minorBidi"/>
          <w:noProof/>
          <w:sz w:val="22"/>
          <w:szCs w:val="22"/>
          <w:lang w:eastAsia="en-US"/>
        </w:rPr>
      </w:pPr>
      <w:del w:id="1918" w:author="Kazy Nguyen" w:date="2018-05-01T17:57:00Z">
        <w:r w:rsidRPr="00A32DA6" w:rsidDel="00A32DA6">
          <w:rPr>
            <w:rStyle w:val="Hyperlink"/>
            <w:noProof/>
          </w:rPr>
          <w:delText>2.1.2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Rational Unified Process</w:delText>
        </w:r>
        <w:r w:rsidDel="00A32DA6">
          <w:rPr>
            <w:noProof/>
            <w:webHidden/>
          </w:rPr>
          <w:tab/>
          <w:delText>3</w:delText>
        </w:r>
      </w:del>
    </w:p>
    <w:p w:rsidR="00457131" w:rsidDel="00A32DA6" w:rsidRDefault="00457131">
      <w:pPr>
        <w:pStyle w:val="TOC3"/>
        <w:rPr>
          <w:del w:id="1919" w:author="Kazy Nguyen" w:date="2018-05-01T17:57:00Z"/>
          <w:rFonts w:asciiTheme="minorHAnsi" w:eastAsiaTheme="minorEastAsia" w:hAnsiTheme="minorHAnsi" w:cstheme="minorBidi"/>
          <w:noProof/>
          <w:sz w:val="22"/>
          <w:szCs w:val="22"/>
          <w:lang w:eastAsia="en-US"/>
        </w:rPr>
      </w:pPr>
      <w:del w:id="1920" w:author="Kazy Nguyen" w:date="2018-05-01T17:57:00Z">
        <w:r w:rsidRPr="00A32DA6" w:rsidDel="00A32DA6">
          <w:rPr>
            <w:rStyle w:val="Hyperlink"/>
            <w:noProof/>
          </w:rPr>
          <w:delText>2.1.3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Agile Development</w:delText>
        </w:r>
        <w:r w:rsidDel="00A32DA6">
          <w:rPr>
            <w:noProof/>
            <w:webHidden/>
          </w:rPr>
          <w:tab/>
          <w:delText>8</w:delText>
        </w:r>
      </w:del>
    </w:p>
    <w:p w:rsidR="00457131" w:rsidDel="00A32DA6" w:rsidRDefault="00457131">
      <w:pPr>
        <w:pStyle w:val="TOC2"/>
        <w:rPr>
          <w:del w:id="1921" w:author="Kazy Nguyen" w:date="2018-05-01T17:57:00Z"/>
          <w:rFonts w:asciiTheme="minorHAnsi" w:eastAsiaTheme="minorEastAsia" w:hAnsiTheme="minorHAnsi" w:cstheme="minorBidi"/>
          <w:noProof/>
          <w:sz w:val="22"/>
          <w:szCs w:val="22"/>
          <w:lang w:eastAsia="en-US"/>
        </w:rPr>
      </w:pPr>
      <w:del w:id="1922" w:author="Kazy Nguyen" w:date="2018-05-01T17:57:00Z">
        <w:r w:rsidRPr="00A32DA6" w:rsidDel="00A32DA6">
          <w:rPr>
            <w:rStyle w:val="Hyperlink"/>
            <w:noProof/>
          </w:rPr>
          <w:delText>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Continuous Integration</w:delText>
        </w:r>
        <w:r w:rsidDel="00A32DA6">
          <w:rPr>
            <w:noProof/>
            <w:webHidden/>
          </w:rPr>
          <w:tab/>
          <w:delText>13</w:delText>
        </w:r>
      </w:del>
    </w:p>
    <w:p w:rsidR="00457131" w:rsidDel="00A32DA6" w:rsidRDefault="00457131">
      <w:pPr>
        <w:pStyle w:val="TOC3"/>
        <w:rPr>
          <w:del w:id="1923" w:author="Kazy Nguyen" w:date="2018-05-01T17:57:00Z"/>
          <w:rFonts w:asciiTheme="minorHAnsi" w:eastAsiaTheme="minorEastAsia" w:hAnsiTheme="minorHAnsi" w:cstheme="minorBidi"/>
          <w:noProof/>
          <w:sz w:val="22"/>
          <w:szCs w:val="22"/>
          <w:lang w:eastAsia="en-US"/>
        </w:rPr>
      </w:pPr>
      <w:del w:id="1924" w:author="Kazy Nguyen" w:date="2018-05-01T17:57:00Z">
        <w:r w:rsidRPr="00A32DA6" w:rsidDel="00A32DA6">
          <w:rPr>
            <w:rStyle w:val="Hyperlink"/>
            <w:noProof/>
          </w:rPr>
          <w:delText>2.2.1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Overview</w:delText>
        </w:r>
        <w:r w:rsidDel="00A32DA6">
          <w:rPr>
            <w:noProof/>
            <w:webHidden/>
          </w:rPr>
          <w:tab/>
          <w:delText>13</w:delText>
        </w:r>
      </w:del>
    </w:p>
    <w:p w:rsidR="00457131" w:rsidDel="00A32DA6" w:rsidRDefault="00457131">
      <w:pPr>
        <w:pStyle w:val="TOC3"/>
        <w:rPr>
          <w:del w:id="1925" w:author="Kazy Nguyen" w:date="2018-05-01T17:57:00Z"/>
          <w:rFonts w:asciiTheme="minorHAnsi" w:eastAsiaTheme="minorEastAsia" w:hAnsiTheme="minorHAnsi" w:cstheme="minorBidi"/>
          <w:noProof/>
          <w:sz w:val="22"/>
          <w:szCs w:val="22"/>
          <w:lang w:eastAsia="en-US"/>
        </w:rPr>
      </w:pPr>
      <w:del w:id="1926" w:author="Kazy Nguyen" w:date="2018-05-01T17:57:00Z">
        <w:r w:rsidRPr="00A32DA6" w:rsidDel="00A32DA6">
          <w:rPr>
            <w:rStyle w:val="Hyperlink"/>
            <w:noProof/>
          </w:rPr>
          <w:delText>2.2.2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Key practices</w:delText>
        </w:r>
        <w:r w:rsidDel="00A32DA6">
          <w:rPr>
            <w:noProof/>
            <w:webHidden/>
          </w:rPr>
          <w:tab/>
          <w:delText>13</w:delText>
        </w:r>
      </w:del>
    </w:p>
    <w:p w:rsidR="00457131" w:rsidDel="00A32DA6" w:rsidRDefault="00457131">
      <w:pPr>
        <w:pStyle w:val="TOC3"/>
        <w:rPr>
          <w:del w:id="1927" w:author="Kazy Nguyen" w:date="2018-05-01T17:57:00Z"/>
          <w:rFonts w:asciiTheme="minorHAnsi" w:eastAsiaTheme="minorEastAsia" w:hAnsiTheme="minorHAnsi" w:cstheme="minorBidi"/>
          <w:noProof/>
          <w:sz w:val="22"/>
          <w:szCs w:val="22"/>
          <w:lang w:eastAsia="en-US"/>
        </w:rPr>
      </w:pPr>
      <w:del w:id="1928" w:author="Kazy Nguyen" w:date="2018-05-01T17:57:00Z">
        <w:r w:rsidRPr="00A32DA6" w:rsidDel="00A32DA6">
          <w:rPr>
            <w:rStyle w:val="Hyperlink"/>
            <w:noProof/>
          </w:rPr>
          <w:delText>2.2.3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The benefit of Continuous Integration</w:delText>
        </w:r>
        <w:r w:rsidDel="00A32DA6">
          <w:rPr>
            <w:noProof/>
            <w:webHidden/>
          </w:rPr>
          <w:tab/>
          <w:delText>15</w:delText>
        </w:r>
      </w:del>
    </w:p>
    <w:p w:rsidR="00457131" w:rsidDel="00A32DA6" w:rsidRDefault="00457131">
      <w:pPr>
        <w:pStyle w:val="TOC2"/>
        <w:rPr>
          <w:del w:id="1929" w:author="Kazy Nguyen" w:date="2018-05-01T17:57:00Z"/>
          <w:rFonts w:asciiTheme="minorHAnsi" w:eastAsiaTheme="minorEastAsia" w:hAnsiTheme="minorHAnsi" w:cstheme="minorBidi"/>
          <w:noProof/>
          <w:sz w:val="22"/>
          <w:szCs w:val="22"/>
          <w:lang w:eastAsia="en-US"/>
        </w:rPr>
      </w:pPr>
      <w:del w:id="1930" w:author="Kazy Nguyen" w:date="2018-05-01T17:57:00Z">
        <w:r w:rsidRPr="00A32DA6" w:rsidDel="00A32DA6">
          <w:rPr>
            <w:rStyle w:val="Hyperlink"/>
            <w:noProof/>
          </w:rPr>
          <w:delText>2.3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Continuous Delivery</w:delText>
        </w:r>
        <w:r w:rsidDel="00A32DA6">
          <w:rPr>
            <w:noProof/>
            <w:webHidden/>
          </w:rPr>
          <w:tab/>
          <w:delText>15</w:delText>
        </w:r>
      </w:del>
    </w:p>
    <w:p w:rsidR="00457131" w:rsidDel="00A32DA6" w:rsidRDefault="00457131">
      <w:pPr>
        <w:pStyle w:val="TOC2"/>
        <w:rPr>
          <w:del w:id="1931" w:author="Kazy Nguyen" w:date="2018-05-01T17:57:00Z"/>
          <w:rFonts w:asciiTheme="minorHAnsi" w:eastAsiaTheme="minorEastAsia" w:hAnsiTheme="minorHAnsi" w:cstheme="minorBidi"/>
          <w:noProof/>
          <w:sz w:val="22"/>
          <w:szCs w:val="22"/>
          <w:lang w:eastAsia="en-US"/>
        </w:rPr>
      </w:pPr>
      <w:del w:id="1932" w:author="Kazy Nguyen" w:date="2018-05-01T17:57:00Z">
        <w:r w:rsidRPr="00A32DA6" w:rsidDel="00A32DA6">
          <w:rPr>
            <w:rStyle w:val="Hyperlink"/>
            <w:noProof/>
          </w:rPr>
          <w:delText>2.4</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Automation Testing</w:delText>
        </w:r>
        <w:r w:rsidDel="00A32DA6">
          <w:rPr>
            <w:noProof/>
            <w:webHidden/>
          </w:rPr>
          <w:tab/>
          <w:delText>16</w:delText>
        </w:r>
      </w:del>
    </w:p>
    <w:p w:rsidR="00457131" w:rsidDel="00A32DA6" w:rsidRDefault="00457131">
      <w:pPr>
        <w:pStyle w:val="TOC2"/>
        <w:rPr>
          <w:del w:id="1933" w:author="Kazy Nguyen" w:date="2018-05-01T17:57:00Z"/>
          <w:rFonts w:asciiTheme="minorHAnsi" w:eastAsiaTheme="minorEastAsia" w:hAnsiTheme="minorHAnsi" w:cstheme="minorBidi"/>
          <w:noProof/>
          <w:sz w:val="22"/>
          <w:szCs w:val="22"/>
          <w:lang w:eastAsia="en-US"/>
        </w:rPr>
      </w:pPr>
      <w:del w:id="1934" w:author="Kazy Nguyen" w:date="2018-05-01T17:57:00Z">
        <w:r w:rsidRPr="00A32DA6" w:rsidDel="00A32DA6">
          <w:rPr>
            <w:rStyle w:val="Hyperlink"/>
            <w:noProof/>
          </w:rPr>
          <w:delText>2.5</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Cloud Infrastructure</w:delText>
        </w:r>
        <w:r w:rsidDel="00A32DA6">
          <w:rPr>
            <w:noProof/>
            <w:webHidden/>
          </w:rPr>
          <w:tab/>
          <w:delText>16</w:delText>
        </w:r>
      </w:del>
    </w:p>
    <w:p w:rsidR="00457131" w:rsidDel="00A32DA6" w:rsidRDefault="00457131">
      <w:pPr>
        <w:pStyle w:val="TOC2"/>
        <w:rPr>
          <w:del w:id="1935" w:author="Kazy Nguyen" w:date="2018-05-01T17:57:00Z"/>
          <w:rFonts w:asciiTheme="minorHAnsi" w:eastAsiaTheme="minorEastAsia" w:hAnsiTheme="minorHAnsi" w:cstheme="minorBidi"/>
          <w:noProof/>
          <w:sz w:val="22"/>
          <w:szCs w:val="22"/>
          <w:lang w:eastAsia="en-US"/>
        </w:rPr>
      </w:pPr>
      <w:del w:id="1936" w:author="Kazy Nguyen" w:date="2018-05-01T17:57:00Z">
        <w:r w:rsidRPr="00A32DA6" w:rsidDel="00A32DA6">
          <w:rPr>
            <w:rStyle w:val="Hyperlink"/>
            <w:noProof/>
          </w:rPr>
          <w:delText>2.6</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Configuration Management</w:delText>
        </w:r>
        <w:r w:rsidDel="00A32DA6">
          <w:rPr>
            <w:noProof/>
            <w:webHidden/>
          </w:rPr>
          <w:tab/>
          <w:delText>17</w:delText>
        </w:r>
      </w:del>
    </w:p>
    <w:p w:rsidR="00457131" w:rsidDel="00A32DA6" w:rsidRDefault="00457131">
      <w:pPr>
        <w:pStyle w:val="TOC2"/>
        <w:rPr>
          <w:del w:id="1937" w:author="Kazy Nguyen" w:date="2018-05-01T17:57:00Z"/>
          <w:rFonts w:asciiTheme="minorHAnsi" w:eastAsiaTheme="minorEastAsia" w:hAnsiTheme="minorHAnsi" w:cstheme="minorBidi"/>
          <w:noProof/>
          <w:sz w:val="22"/>
          <w:szCs w:val="22"/>
          <w:lang w:eastAsia="en-US"/>
        </w:rPr>
      </w:pPr>
      <w:del w:id="1938" w:author="Kazy Nguyen" w:date="2018-05-01T17:57:00Z">
        <w:r w:rsidRPr="00A32DA6" w:rsidDel="00A32DA6">
          <w:rPr>
            <w:rStyle w:val="Hyperlink"/>
            <w:noProof/>
          </w:rPr>
          <w:delText>2.7</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Common pitfall of CICD</w:delText>
        </w:r>
        <w:r w:rsidDel="00A32DA6">
          <w:rPr>
            <w:noProof/>
            <w:webHidden/>
          </w:rPr>
          <w:tab/>
          <w:delText>17</w:delText>
        </w:r>
      </w:del>
    </w:p>
    <w:p w:rsidR="00457131" w:rsidDel="00A32DA6" w:rsidRDefault="00457131">
      <w:pPr>
        <w:pStyle w:val="TOC1"/>
        <w:rPr>
          <w:del w:id="1939" w:author="Kazy Nguyen" w:date="2018-05-01T17:57:00Z"/>
          <w:rFonts w:asciiTheme="minorHAnsi" w:eastAsiaTheme="minorEastAsia" w:hAnsiTheme="minorHAnsi" w:cstheme="minorBidi"/>
          <w:noProof/>
          <w:sz w:val="22"/>
          <w:szCs w:val="22"/>
          <w:lang w:eastAsia="en-US"/>
        </w:rPr>
      </w:pPr>
      <w:del w:id="1940" w:author="Kazy Nguyen" w:date="2018-05-01T17:57:00Z">
        <w:r w:rsidRPr="00A32DA6" w:rsidDel="00A32DA6">
          <w:rPr>
            <w:rStyle w:val="Hyperlink"/>
            <w:noProof/>
          </w:rPr>
          <w:delText>Chapter 3 Integration Process</w:delText>
        </w:r>
        <w:r w:rsidDel="00A32DA6">
          <w:rPr>
            <w:noProof/>
            <w:webHidden/>
          </w:rPr>
          <w:tab/>
          <w:delText>18</w:delText>
        </w:r>
      </w:del>
    </w:p>
    <w:p w:rsidR="00457131" w:rsidDel="00A32DA6" w:rsidRDefault="00457131">
      <w:pPr>
        <w:pStyle w:val="TOC1"/>
        <w:rPr>
          <w:del w:id="1941" w:author="Kazy Nguyen" w:date="2018-05-01T17:57:00Z"/>
          <w:rFonts w:asciiTheme="minorHAnsi" w:eastAsiaTheme="minorEastAsia" w:hAnsiTheme="minorHAnsi" w:cstheme="minorBidi"/>
          <w:noProof/>
          <w:sz w:val="22"/>
          <w:szCs w:val="22"/>
          <w:lang w:eastAsia="en-US"/>
        </w:rPr>
      </w:pPr>
      <w:del w:id="1942" w:author="Kazy Nguyen" w:date="2018-05-01T17:57:00Z">
        <w:r w:rsidRPr="00A32DA6" w:rsidDel="00A32DA6">
          <w:rPr>
            <w:rStyle w:val="Hyperlink"/>
            <w:noProof/>
          </w:rPr>
          <w:delText>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Integration Process</w:delText>
        </w:r>
        <w:r w:rsidDel="00A32DA6">
          <w:rPr>
            <w:noProof/>
            <w:webHidden/>
          </w:rPr>
          <w:tab/>
          <w:delText>18</w:delText>
        </w:r>
      </w:del>
    </w:p>
    <w:p w:rsidR="00457131" w:rsidDel="00A32DA6" w:rsidRDefault="00457131">
      <w:pPr>
        <w:pStyle w:val="TOC2"/>
        <w:rPr>
          <w:del w:id="1943" w:author="Kazy Nguyen" w:date="2018-05-01T17:57:00Z"/>
          <w:rFonts w:asciiTheme="minorHAnsi" w:eastAsiaTheme="minorEastAsia" w:hAnsiTheme="minorHAnsi" w:cstheme="minorBidi"/>
          <w:noProof/>
          <w:sz w:val="22"/>
          <w:szCs w:val="22"/>
          <w:lang w:eastAsia="en-US"/>
        </w:rPr>
      </w:pPr>
      <w:del w:id="1944" w:author="Kazy Nguyen" w:date="2018-05-01T17:57:00Z">
        <w:r w:rsidRPr="00A32DA6" w:rsidDel="00A32DA6">
          <w:rPr>
            <w:rStyle w:val="Hyperlink"/>
            <w:noProof/>
          </w:rPr>
          <w:delText>3.1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Source code compilation</w:delText>
        </w:r>
        <w:r w:rsidDel="00A32DA6">
          <w:rPr>
            <w:noProof/>
            <w:webHidden/>
          </w:rPr>
          <w:tab/>
          <w:delText>18</w:delText>
        </w:r>
      </w:del>
    </w:p>
    <w:p w:rsidR="00457131" w:rsidDel="00A32DA6" w:rsidRDefault="00457131">
      <w:pPr>
        <w:pStyle w:val="TOC2"/>
        <w:rPr>
          <w:del w:id="1945" w:author="Kazy Nguyen" w:date="2018-05-01T17:57:00Z"/>
          <w:rFonts w:asciiTheme="minorHAnsi" w:eastAsiaTheme="minorEastAsia" w:hAnsiTheme="minorHAnsi" w:cstheme="minorBidi"/>
          <w:noProof/>
          <w:sz w:val="22"/>
          <w:szCs w:val="22"/>
          <w:lang w:eastAsia="en-US"/>
        </w:rPr>
      </w:pPr>
      <w:del w:id="1946" w:author="Kazy Nguyen" w:date="2018-05-01T17:57:00Z">
        <w:r w:rsidRPr="00A32DA6" w:rsidDel="00A32DA6">
          <w:rPr>
            <w:rStyle w:val="Hyperlink"/>
            <w:noProof/>
          </w:rPr>
          <w:delText>3.2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Code inspections</w:delText>
        </w:r>
        <w:r w:rsidDel="00A32DA6">
          <w:rPr>
            <w:noProof/>
            <w:webHidden/>
          </w:rPr>
          <w:tab/>
          <w:delText>19</w:delText>
        </w:r>
      </w:del>
    </w:p>
    <w:p w:rsidR="00457131" w:rsidDel="00A32DA6" w:rsidRDefault="00457131">
      <w:pPr>
        <w:pStyle w:val="TOC2"/>
        <w:rPr>
          <w:del w:id="1947" w:author="Kazy Nguyen" w:date="2018-05-01T17:57:00Z"/>
          <w:rFonts w:asciiTheme="minorHAnsi" w:eastAsiaTheme="minorEastAsia" w:hAnsiTheme="minorHAnsi" w:cstheme="minorBidi"/>
          <w:noProof/>
          <w:sz w:val="22"/>
          <w:szCs w:val="22"/>
          <w:lang w:eastAsia="en-US"/>
        </w:rPr>
      </w:pPr>
      <w:del w:id="1948" w:author="Kazy Nguyen" w:date="2018-05-01T17:57:00Z">
        <w:r w:rsidRPr="00A32DA6" w:rsidDel="00A32DA6">
          <w:rPr>
            <w:rStyle w:val="Hyperlink"/>
            <w:noProof/>
          </w:rPr>
          <w:delText>3.3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Deployment</w:delText>
        </w:r>
        <w:r w:rsidDel="00A32DA6">
          <w:rPr>
            <w:noProof/>
            <w:webHidden/>
          </w:rPr>
          <w:tab/>
          <w:delText>19</w:delText>
        </w:r>
      </w:del>
    </w:p>
    <w:p w:rsidR="00457131" w:rsidDel="00A32DA6" w:rsidRDefault="00457131">
      <w:pPr>
        <w:pStyle w:val="TOC1"/>
        <w:rPr>
          <w:del w:id="1949" w:author="Kazy Nguyen" w:date="2018-05-01T17:57:00Z"/>
          <w:rFonts w:asciiTheme="minorHAnsi" w:eastAsiaTheme="minorEastAsia" w:hAnsiTheme="minorHAnsi" w:cstheme="minorBidi"/>
          <w:noProof/>
          <w:sz w:val="22"/>
          <w:szCs w:val="22"/>
          <w:lang w:eastAsia="en-US"/>
        </w:rPr>
      </w:pPr>
      <w:del w:id="1950" w:author="Kazy Nguyen" w:date="2018-05-01T17:57:00Z">
        <w:r w:rsidRPr="00A32DA6" w:rsidDel="00A32DA6">
          <w:rPr>
            <w:rStyle w:val="Hyperlink"/>
            <w:noProof/>
          </w:rPr>
          <w:delText>Chapter 4 Implementation</w:delText>
        </w:r>
        <w:r w:rsidDel="00A32DA6">
          <w:rPr>
            <w:noProof/>
            <w:webHidden/>
          </w:rPr>
          <w:tab/>
          <w:delText>20</w:delText>
        </w:r>
      </w:del>
    </w:p>
    <w:p w:rsidR="00457131" w:rsidDel="00A32DA6" w:rsidRDefault="00457131">
      <w:pPr>
        <w:pStyle w:val="TOC1"/>
        <w:rPr>
          <w:del w:id="1951" w:author="Kazy Nguyen" w:date="2018-05-01T17:57:00Z"/>
          <w:rFonts w:asciiTheme="minorHAnsi" w:eastAsiaTheme="minorEastAsia" w:hAnsiTheme="minorHAnsi" w:cstheme="minorBidi"/>
          <w:noProof/>
          <w:sz w:val="22"/>
          <w:szCs w:val="22"/>
          <w:lang w:eastAsia="en-US"/>
        </w:rPr>
      </w:pPr>
      <w:del w:id="1952" w:author="Kazy Nguyen" w:date="2018-05-01T17:57:00Z">
        <w:r w:rsidRPr="00A32DA6" w:rsidDel="00A32DA6">
          <w:rPr>
            <w:rStyle w:val="Hyperlink"/>
            <w:noProof/>
          </w:rPr>
          <w:delText>4</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Implementation</w:delText>
        </w:r>
        <w:r w:rsidDel="00A32DA6">
          <w:rPr>
            <w:noProof/>
            <w:webHidden/>
          </w:rPr>
          <w:tab/>
          <w:delText>20</w:delText>
        </w:r>
      </w:del>
    </w:p>
    <w:p w:rsidR="00457131" w:rsidDel="00A32DA6" w:rsidRDefault="00457131">
      <w:pPr>
        <w:pStyle w:val="TOC2"/>
        <w:rPr>
          <w:del w:id="1953" w:author="Kazy Nguyen" w:date="2018-05-01T17:57:00Z"/>
          <w:rFonts w:asciiTheme="minorHAnsi" w:eastAsiaTheme="minorEastAsia" w:hAnsiTheme="minorHAnsi" w:cstheme="minorBidi"/>
          <w:noProof/>
          <w:sz w:val="22"/>
          <w:szCs w:val="22"/>
          <w:lang w:eastAsia="en-US"/>
        </w:rPr>
      </w:pPr>
      <w:del w:id="1954" w:author="Kazy Nguyen" w:date="2018-05-01T17:57:00Z">
        <w:r w:rsidRPr="00A32DA6" w:rsidDel="00A32DA6">
          <w:rPr>
            <w:rStyle w:val="Hyperlink"/>
            <w:noProof/>
          </w:rPr>
          <w:delText>4.1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Criteria for tool selection</w:delText>
        </w:r>
        <w:r w:rsidDel="00A32DA6">
          <w:rPr>
            <w:noProof/>
            <w:webHidden/>
          </w:rPr>
          <w:tab/>
          <w:delText>20</w:delText>
        </w:r>
      </w:del>
    </w:p>
    <w:p w:rsidR="00457131" w:rsidDel="00A32DA6" w:rsidRDefault="00457131">
      <w:pPr>
        <w:pStyle w:val="TOC2"/>
        <w:rPr>
          <w:del w:id="1955" w:author="Kazy Nguyen" w:date="2018-05-01T17:57:00Z"/>
          <w:rFonts w:asciiTheme="minorHAnsi" w:eastAsiaTheme="minorEastAsia" w:hAnsiTheme="minorHAnsi" w:cstheme="minorBidi"/>
          <w:noProof/>
          <w:sz w:val="22"/>
          <w:szCs w:val="22"/>
          <w:lang w:eastAsia="en-US"/>
        </w:rPr>
      </w:pPr>
      <w:del w:id="1956" w:author="Kazy Nguyen" w:date="2018-05-01T17:57:00Z">
        <w:r w:rsidRPr="00A32DA6" w:rsidDel="00A32DA6">
          <w:rPr>
            <w:rStyle w:val="Hyperlink"/>
            <w:noProof/>
          </w:rPr>
          <w:delText>4.2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Final selection</w:delText>
        </w:r>
        <w:r w:rsidDel="00A32DA6">
          <w:rPr>
            <w:noProof/>
            <w:webHidden/>
          </w:rPr>
          <w:tab/>
          <w:delText>20</w:delText>
        </w:r>
      </w:del>
    </w:p>
    <w:p w:rsidR="00457131" w:rsidDel="00A32DA6" w:rsidRDefault="00457131">
      <w:pPr>
        <w:pStyle w:val="TOC2"/>
        <w:rPr>
          <w:del w:id="1957" w:author="Kazy Nguyen" w:date="2018-05-01T17:57:00Z"/>
          <w:rFonts w:asciiTheme="minorHAnsi" w:eastAsiaTheme="minorEastAsia" w:hAnsiTheme="minorHAnsi" w:cstheme="minorBidi"/>
          <w:noProof/>
          <w:sz w:val="22"/>
          <w:szCs w:val="22"/>
          <w:lang w:eastAsia="en-US"/>
        </w:rPr>
      </w:pPr>
      <w:del w:id="1958" w:author="Kazy Nguyen" w:date="2018-05-01T17:57:00Z">
        <w:r w:rsidRPr="00A32DA6" w:rsidDel="00A32DA6">
          <w:rPr>
            <w:rStyle w:val="Hyperlink"/>
            <w:noProof/>
          </w:rPr>
          <w:delText>4.3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Supportive software</w:delText>
        </w:r>
        <w:r w:rsidDel="00A32DA6">
          <w:rPr>
            <w:noProof/>
            <w:webHidden/>
          </w:rPr>
          <w:tab/>
          <w:delText>20</w:delText>
        </w:r>
      </w:del>
    </w:p>
    <w:p w:rsidR="00457131" w:rsidDel="00A32DA6" w:rsidRDefault="00457131">
      <w:pPr>
        <w:pStyle w:val="TOC1"/>
        <w:rPr>
          <w:del w:id="1959" w:author="Kazy Nguyen" w:date="2018-05-01T17:57:00Z"/>
          <w:rFonts w:asciiTheme="minorHAnsi" w:eastAsiaTheme="minorEastAsia" w:hAnsiTheme="minorHAnsi" w:cstheme="minorBidi"/>
          <w:noProof/>
          <w:sz w:val="22"/>
          <w:szCs w:val="22"/>
          <w:lang w:eastAsia="en-US"/>
        </w:rPr>
      </w:pPr>
      <w:del w:id="1960" w:author="Kazy Nguyen" w:date="2018-05-01T17:57:00Z">
        <w:r w:rsidRPr="00A32DA6" w:rsidDel="00A32DA6">
          <w:rPr>
            <w:rStyle w:val="Hyperlink"/>
            <w:noProof/>
          </w:rPr>
          <w:delText>Chapter 5 Case Study</w:delText>
        </w:r>
        <w:r w:rsidDel="00A32DA6">
          <w:rPr>
            <w:noProof/>
            <w:webHidden/>
          </w:rPr>
          <w:tab/>
          <w:delText>21</w:delText>
        </w:r>
      </w:del>
    </w:p>
    <w:p w:rsidR="00457131" w:rsidDel="00A32DA6" w:rsidRDefault="00457131">
      <w:pPr>
        <w:pStyle w:val="TOC1"/>
        <w:rPr>
          <w:del w:id="1961" w:author="Kazy Nguyen" w:date="2018-05-01T17:57:00Z"/>
          <w:rFonts w:asciiTheme="minorHAnsi" w:eastAsiaTheme="minorEastAsia" w:hAnsiTheme="minorHAnsi" w:cstheme="minorBidi"/>
          <w:noProof/>
          <w:sz w:val="22"/>
          <w:szCs w:val="22"/>
          <w:lang w:eastAsia="en-US"/>
        </w:rPr>
      </w:pPr>
      <w:del w:id="1962" w:author="Kazy Nguyen" w:date="2018-05-01T17:57:00Z">
        <w:r w:rsidRPr="00A32DA6" w:rsidDel="00A32DA6">
          <w:rPr>
            <w:rStyle w:val="Hyperlink"/>
            <w:noProof/>
          </w:rPr>
          <w:delText>5</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Case Study</w:delText>
        </w:r>
        <w:r w:rsidDel="00A32DA6">
          <w:rPr>
            <w:noProof/>
            <w:webHidden/>
          </w:rPr>
          <w:tab/>
          <w:delText>21</w:delText>
        </w:r>
      </w:del>
    </w:p>
    <w:p w:rsidR="00457131" w:rsidDel="00A32DA6" w:rsidRDefault="00457131">
      <w:pPr>
        <w:pStyle w:val="TOC2"/>
        <w:rPr>
          <w:del w:id="1963" w:author="Kazy Nguyen" w:date="2018-05-01T17:57:00Z"/>
          <w:rFonts w:asciiTheme="minorHAnsi" w:eastAsiaTheme="minorEastAsia" w:hAnsiTheme="minorHAnsi" w:cstheme="minorBidi"/>
          <w:noProof/>
          <w:sz w:val="22"/>
          <w:szCs w:val="22"/>
          <w:lang w:eastAsia="en-US"/>
        </w:rPr>
      </w:pPr>
      <w:del w:id="1964" w:author="Kazy Nguyen" w:date="2018-05-01T17:57:00Z">
        <w:r w:rsidRPr="00A32DA6" w:rsidDel="00A32DA6">
          <w:rPr>
            <w:rStyle w:val="Hyperlink"/>
            <w:noProof/>
          </w:rPr>
          <w:delText>5.1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Brief Introduction</w:delText>
        </w:r>
        <w:r w:rsidDel="00A32DA6">
          <w:rPr>
            <w:noProof/>
            <w:webHidden/>
          </w:rPr>
          <w:tab/>
          <w:delText>21</w:delText>
        </w:r>
      </w:del>
    </w:p>
    <w:p w:rsidR="00457131" w:rsidDel="00A32DA6" w:rsidRDefault="00457131">
      <w:pPr>
        <w:pStyle w:val="TOC3"/>
        <w:rPr>
          <w:del w:id="1965" w:author="Kazy Nguyen" w:date="2018-05-01T17:57:00Z"/>
          <w:rFonts w:asciiTheme="minorHAnsi" w:eastAsiaTheme="minorEastAsia" w:hAnsiTheme="minorHAnsi" w:cstheme="minorBidi"/>
          <w:noProof/>
          <w:sz w:val="22"/>
          <w:szCs w:val="22"/>
          <w:lang w:eastAsia="en-US"/>
        </w:rPr>
      </w:pPr>
      <w:del w:id="1966" w:author="Kazy Nguyen" w:date="2018-05-01T17:57:00Z">
        <w:r w:rsidRPr="00A32DA6" w:rsidDel="00A32DA6">
          <w:rPr>
            <w:rStyle w:val="Hyperlink"/>
            <w:noProof/>
          </w:rPr>
          <w:delText>5.1.1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Case study</w:delText>
        </w:r>
        <w:r w:rsidDel="00A32DA6">
          <w:rPr>
            <w:noProof/>
            <w:webHidden/>
          </w:rPr>
          <w:tab/>
          <w:delText>21</w:delText>
        </w:r>
      </w:del>
    </w:p>
    <w:p w:rsidR="00457131" w:rsidDel="00A32DA6" w:rsidRDefault="00457131">
      <w:pPr>
        <w:pStyle w:val="TOC3"/>
        <w:rPr>
          <w:del w:id="1967" w:author="Kazy Nguyen" w:date="2018-05-01T17:57:00Z"/>
          <w:rFonts w:asciiTheme="minorHAnsi" w:eastAsiaTheme="minorEastAsia" w:hAnsiTheme="minorHAnsi" w:cstheme="minorBidi"/>
          <w:noProof/>
          <w:sz w:val="22"/>
          <w:szCs w:val="22"/>
          <w:lang w:eastAsia="en-US"/>
        </w:rPr>
      </w:pPr>
      <w:del w:id="1968" w:author="Kazy Nguyen" w:date="2018-05-01T17:57:00Z">
        <w:r w:rsidRPr="00A32DA6" w:rsidDel="00A32DA6">
          <w:rPr>
            <w:rStyle w:val="Hyperlink"/>
            <w:noProof/>
          </w:rPr>
          <w:delText>5.1.2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Tool selection</w:delText>
        </w:r>
        <w:r w:rsidDel="00A32DA6">
          <w:rPr>
            <w:noProof/>
            <w:webHidden/>
          </w:rPr>
          <w:tab/>
          <w:delText>21</w:delText>
        </w:r>
      </w:del>
    </w:p>
    <w:p w:rsidR="00457131" w:rsidDel="00A32DA6" w:rsidRDefault="00457131">
      <w:pPr>
        <w:pStyle w:val="TOC2"/>
        <w:rPr>
          <w:del w:id="1969" w:author="Kazy Nguyen" w:date="2018-05-01T17:57:00Z"/>
          <w:rFonts w:asciiTheme="minorHAnsi" w:eastAsiaTheme="minorEastAsia" w:hAnsiTheme="minorHAnsi" w:cstheme="minorBidi"/>
          <w:noProof/>
          <w:sz w:val="22"/>
          <w:szCs w:val="22"/>
          <w:lang w:eastAsia="en-US"/>
        </w:rPr>
      </w:pPr>
      <w:del w:id="1970" w:author="Kazy Nguyen" w:date="2018-05-01T17:57:00Z">
        <w:r w:rsidRPr="00A32DA6" w:rsidDel="00A32DA6">
          <w:rPr>
            <w:rStyle w:val="Hyperlink"/>
            <w:noProof/>
          </w:rPr>
          <w:delText>5.2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3"/>
        <w:rPr>
          <w:del w:id="1971" w:author="Kazy Nguyen" w:date="2018-05-01T17:57:00Z"/>
          <w:rFonts w:asciiTheme="minorHAnsi" w:eastAsiaTheme="minorEastAsia" w:hAnsiTheme="minorHAnsi" w:cstheme="minorBidi"/>
          <w:noProof/>
          <w:sz w:val="22"/>
          <w:szCs w:val="22"/>
          <w:lang w:eastAsia="en-US"/>
        </w:rPr>
      </w:pPr>
      <w:del w:id="1972" w:author="Kazy Nguyen" w:date="2018-05-01T17:57:00Z">
        <w:r w:rsidRPr="00A32DA6" w:rsidDel="00A32DA6">
          <w:rPr>
            <w:rStyle w:val="Hyperlink"/>
            <w:noProof/>
          </w:rPr>
          <w:delText>5.2.1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3"/>
        <w:rPr>
          <w:del w:id="1973" w:author="Kazy Nguyen" w:date="2018-05-01T17:57:00Z"/>
          <w:rFonts w:asciiTheme="minorHAnsi" w:eastAsiaTheme="minorEastAsia" w:hAnsiTheme="minorHAnsi" w:cstheme="minorBidi"/>
          <w:noProof/>
          <w:sz w:val="22"/>
          <w:szCs w:val="22"/>
          <w:lang w:eastAsia="en-US"/>
        </w:rPr>
      </w:pPr>
      <w:del w:id="1974" w:author="Kazy Nguyen" w:date="2018-05-01T17:57:00Z">
        <w:r w:rsidRPr="00A32DA6" w:rsidDel="00A32DA6">
          <w:rPr>
            <w:rStyle w:val="Hyperlink"/>
            <w:noProof/>
          </w:rPr>
          <w:delText>5.2.2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2"/>
        <w:rPr>
          <w:del w:id="1975" w:author="Kazy Nguyen" w:date="2018-05-01T17:57:00Z"/>
          <w:rFonts w:asciiTheme="minorHAnsi" w:eastAsiaTheme="minorEastAsia" w:hAnsiTheme="minorHAnsi" w:cstheme="minorBidi"/>
          <w:noProof/>
          <w:sz w:val="22"/>
          <w:szCs w:val="22"/>
          <w:lang w:eastAsia="en-US"/>
        </w:rPr>
      </w:pPr>
      <w:del w:id="1976" w:author="Kazy Nguyen" w:date="2018-05-01T17:57:00Z">
        <w:r w:rsidRPr="00A32DA6" w:rsidDel="00A32DA6">
          <w:rPr>
            <w:rStyle w:val="Hyperlink"/>
            <w:noProof/>
          </w:rPr>
          <w:delText>5.3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Result</w:delText>
        </w:r>
        <w:r w:rsidDel="00A32DA6">
          <w:rPr>
            <w:noProof/>
            <w:webHidden/>
          </w:rPr>
          <w:tab/>
          <w:delText>25</w:delText>
        </w:r>
      </w:del>
    </w:p>
    <w:p w:rsidR="00457131" w:rsidDel="00A32DA6" w:rsidRDefault="00457131">
      <w:pPr>
        <w:pStyle w:val="TOC3"/>
        <w:rPr>
          <w:del w:id="1977" w:author="Kazy Nguyen" w:date="2018-05-01T17:57:00Z"/>
          <w:rFonts w:asciiTheme="minorHAnsi" w:eastAsiaTheme="minorEastAsia" w:hAnsiTheme="minorHAnsi" w:cstheme="minorBidi"/>
          <w:noProof/>
          <w:sz w:val="22"/>
          <w:szCs w:val="22"/>
          <w:lang w:eastAsia="en-US"/>
        </w:rPr>
      </w:pPr>
      <w:del w:id="1978" w:author="Kazy Nguyen" w:date="2018-05-01T17:57:00Z">
        <w:r w:rsidRPr="00A32DA6" w:rsidDel="00A32DA6">
          <w:rPr>
            <w:rStyle w:val="Hyperlink"/>
            <w:noProof/>
          </w:rPr>
          <w:delText>5.3.1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Quality</w:delText>
        </w:r>
        <w:r w:rsidDel="00A32DA6">
          <w:rPr>
            <w:noProof/>
            <w:webHidden/>
          </w:rPr>
          <w:tab/>
          <w:delText>25</w:delText>
        </w:r>
      </w:del>
    </w:p>
    <w:p w:rsidR="00457131" w:rsidDel="00A32DA6" w:rsidRDefault="00457131">
      <w:pPr>
        <w:pStyle w:val="TOC3"/>
        <w:rPr>
          <w:del w:id="1979" w:author="Kazy Nguyen" w:date="2018-05-01T17:57:00Z"/>
          <w:rFonts w:asciiTheme="minorHAnsi" w:eastAsiaTheme="minorEastAsia" w:hAnsiTheme="minorHAnsi" w:cstheme="minorBidi"/>
          <w:noProof/>
          <w:sz w:val="22"/>
          <w:szCs w:val="22"/>
          <w:lang w:eastAsia="en-US"/>
        </w:rPr>
      </w:pPr>
      <w:del w:id="1980" w:author="Kazy Nguyen" w:date="2018-05-01T17:57:00Z">
        <w:r w:rsidRPr="00A32DA6" w:rsidDel="00A32DA6">
          <w:rPr>
            <w:rStyle w:val="Hyperlink"/>
            <w:noProof/>
          </w:rPr>
          <w:delText>5.3.2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Time and Price</w:delText>
        </w:r>
        <w:r w:rsidDel="00A32DA6">
          <w:rPr>
            <w:noProof/>
            <w:webHidden/>
          </w:rPr>
          <w:tab/>
          <w:delText>25</w:delText>
        </w:r>
      </w:del>
    </w:p>
    <w:p w:rsidR="00457131" w:rsidDel="00A32DA6" w:rsidRDefault="00457131">
      <w:pPr>
        <w:pStyle w:val="TOC1"/>
        <w:rPr>
          <w:del w:id="1981" w:author="Kazy Nguyen" w:date="2018-05-01T17:57:00Z"/>
          <w:rFonts w:asciiTheme="minorHAnsi" w:eastAsiaTheme="minorEastAsia" w:hAnsiTheme="minorHAnsi" w:cstheme="minorBidi"/>
          <w:noProof/>
          <w:sz w:val="22"/>
          <w:szCs w:val="22"/>
          <w:lang w:eastAsia="en-US"/>
        </w:rPr>
      </w:pPr>
      <w:del w:id="1982" w:author="Kazy Nguyen" w:date="2018-05-01T17:57:00Z">
        <w:r w:rsidRPr="00A32DA6" w:rsidDel="00A32DA6">
          <w:rPr>
            <w:rStyle w:val="Hyperlink"/>
            <w:noProof/>
          </w:rPr>
          <w:delText>Chapter 6 Conclusion</w:delText>
        </w:r>
        <w:r w:rsidDel="00A32DA6">
          <w:rPr>
            <w:noProof/>
            <w:webHidden/>
          </w:rPr>
          <w:tab/>
          <w:delText>26</w:delText>
        </w:r>
      </w:del>
    </w:p>
    <w:p w:rsidR="00457131" w:rsidDel="00A32DA6" w:rsidRDefault="00457131">
      <w:pPr>
        <w:pStyle w:val="TOC1"/>
        <w:rPr>
          <w:del w:id="1983" w:author="Kazy Nguyen" w:date="2018-05-01T17:57:00Z"/>
          <w:rFonts w:asciiTheme="minorHAnsi" w:eastAsiaTheme="minorEastAsia" w:hAnsiTheme="minorHAnsi" w:cstheme="minorBidi"/>
          <w:noProof/>
          <w:sz w:val="22"/>
          <w:szCs w:val="22"/>
          <w:lang w:eastAsia="en-US"/>
        </w:rPr>
      </w:pPr>
      <w:del w:id="1984" w:author="Kazy Nguyen" w:date="2018-05-01T17:57:00Z">
        <w:r w:rsidRPr="00A32DA6" w:rsidDel="00A32DA6">
          <w:rPr>
            <w:rStyle w:val="Hyperlink"/>
            <w:noProof/>
          </w:rPr>
          <w:delText>6</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Conclusion</w:delText>
        </w:r>
        <w:r w:rsidDel="00A32DA6">
          <w:rPr>
            <w:noProof/>
            <w:webHidden/>
          </w:rPr>
          <w:tab/>
          <w:delText>26</w:delText>
        </w:r>
      </w:del>
    </w:p>
    <w:p w:rsidR="00457131" w:rsidDel="00A32DA6" w:rsidRDefault="00457131">
      <w:pPr>
        <w:pStyle w:val="TOC2"/>
        <w:rPr>
          <w:del w:id="1985" w:author="Kazy Nguyen" w:date="2018-05-01T17:57:00Z"/>
          <w:rFonts w:asciiTheme="minorHAnsi" w:eastAsiaTheme="minorEastAsia" w:hAnsiTheme="minorHAnsi" w:cstheme="minorBidi"/>
          <w:noProof/>
          <w:sz w:val="22"/>
          <w:szCs w:val="22"/>
          <w:lang w:eastAsia="en-US"/>
        </w:rPr>
      </w:pPr>
      <w:del w:id="1986" w:author="Kazy Nguyen" w:date="2018-05-01T17:57:00Z">
        <w:r w:rsidRPr="00A32DA6" w:rsidDel="00A32DA6">
          <w:rPr>
            <w:rStyle w:val="Hyperlink"/>
            <w:noProof/>
          </w:rPr>
          <w:delText>6.1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Conclusion</w:delText>
        </w:r>
        <w:r w:rsidDel="00A32DA6">
          <w:rPr>
            <w:noProof/>
            <w:webHidden/>
          </w:rPr>
          <w:tab/>
          <w:delText>26</w:delText>
        </w:r>
      </w:del>
    </w:p>
    <w:p w:rsidR="00457131" w:rsidDel="00A32DA6" w:rsidRDefault="00457131">
      <w:pPr>
        <w:pStyle w:val="TOC1"/>
        <w:rPr>
          <w:del w:id="1987" w:author="Kazy Nguyen" w:date="2018-05-01T17:57:00Z"/>
          <w:rFonts w:asciiTheme="minorHAnsi" w:eastAsiaTheme="minorEastAsia" w:hAnsiTheme="minorHAnsi" w:cstheme="minorBidi"/>
          <w:noProof/>
          <w:sz w:val="22"/>
          <w:szCs w:val="22"/>
          <w:lang w:eastAsia="en-US"/>
        </w:rPr>
      </w:pPr>
      <w:del w:id="1988" w:author="Kazy Nguyen" w:date="2018-05-01T17:57:00Z">
        <w:r w:rsidRPr="00A32DA6" w:rsidDel="00A32DA6">
          <w:rPr>
            <w:rStyle w:val="Hyperlink"/>
            <w:noProof/>
          </w:rPr>
          <w:delText>References or Bibliography (if any)</w:delText>
        </w:r>
        <w:r w:rsidDel="00A32DA6">
          <w:rPr>
            <w:noProof/>
            <w:webHidden/>
          </w:rPr>
          <w:tab/>
          <w:delText>27</w:delText>
        </w:r>
      </w:del>
    </w:p>
    <w:p w:rsidR="00457131" w:rsidDel="00A32DA6" w:rsidRDefault="00457131">
      <w:pPr>
        <w:pStyle w:val="TOC1"/>
        <w:rPr>
          <w:del w:id="1989" w:author="Kazy Nguyen" w:date="2018-05-01T17:57:00Z"/>
          <w:rFonts w:asciiTheme="minorHAnsi" w:eastAsiaTheme="minorEastAsia" w:hAnsiTheme="minorHAnsi" w:cstheme="minorBidi"/>
          <w:noProof/>
          <w:sz w:val="22"/>
          <w:szCs w:val="22"/>
          <w:lang w:eastAsia="en-US"/>
        </w:rPr>
      </w:pPr>
      <w:del w:id="1990" w:author="Kazy Nguyen" w:date="2018-05-01T17:57:00Z">
        <w:r w:rsidRPr="00A32DA6" w:rsidDel="00A32DA6">
          <w:rPr>
            <w:rStyle w:val="Hyperlink"/>
            <w:noProof/>
          </w:rPr>
          <w:delText>Appendices (if any)</w:delText>
        </w:r>
        <w:r w:rsidDel="00A32DA6">
          <w:rPr>
            <w:noProof/>
            <w:webHidden/>
          </w:rPr>
          <w:tab/>
          <w:delText>28</w:delText>
        </w:r>
      </w:del>
    </w:p>
    <w:p w:rsidR="00457131" w:rsidDel="00A32DA6" w:rsidRDefault="00457131">
      <w:pPr>
        <w:pStyle w:val="TOC1"/>
        <w:rPr>
          <w:del w:id="1991" w:author="Kazy Nguyen" w:date="2018-05-01T17:57:00Z"/>
          <w:rFonts w:asciiTheme="minorHAnsi" w:eastAsiaTheme="minorEastAsia" w:hAnsiTheme="minorHAnsi" w:cstheme="minorBidi"/>
          <w:noProof/>
          <w:sz w:val="22"/>
          <w:szCs w:val="22"/>
          <w:lang w:eastAsia="en-US"/>
        </w:rPr>
      </w:pPr>
      <w:del w:id="1992" w:author="Kazy Nguyen" w:date="2018-05-01T17:57:00Z">
        <w:r w:rsidRPr="00A32DA6" w:rsidDel="00A32DA6">
          <w:rPr>
            <w:rStyle w:val="Hyperlink"/>
            <w:noProof/>
          </w:rPr>
          <w:delText>Copyright Acknowledgements (if any)</w:delText>
        </w:r>
        <w:r w:rsidDel="00A32DA6">
          <w:rPr>
            <w:noProof/>
            <w:webHidden/>
          </w:rPr>
          <w:tab/>
          <w:delText>29</w:delText>
        </w:r>
      </w:del>
    </w:p>
    <w:p w:rsidR="00820037" w:rsidDel="00884637" w:rsidRDefault="00820037">
      <w:pPr>
        <w:rPr>
          <w:del w:id="1993" w:author="Kazy Nguyen" w:date="2018-05-13T15:34:00Z"/>
        </w:rPr>
      </w:pPr>
      <w:del w:id="1994" w:author="Kazy Nguyen" w:date="2018-05-13T15:34:00Z">
        <w:r w:rsidDel="00884637">
          <w:rPr>
            <w:b/>
            <w:bCs/>
            <w:noProof/>
          </w:rPr>
          <w:fldChar w:fldCharType="end"/>
        </w:r>
      </w:del>
    </w:p>
    <w:p w:rsidR="00820037" w:rsidRPr="00B15A06" w:rsidDel="00884637" w:rsidRDefault="00820037" w:rsidP="00B15A06">
      <w:pPr>
        <w:rPr>
          <w:del w:id="1995" w:author="Kazy Nguyen" w:date="2018-05-13T15:34:00Z"/>
        </w:rPr>
      </w:pPr>
    </w:p>
    <w:p w:rsidR="00F65486" w:rsidDel="00884637" w:rsidRDefault="00F65486" w:rsidP="00B20C73">
      <w:pPr>
        <w:pStyle w:val="Chapter"/>
        <w:rPr>
          <w:del w:id="1996" w:author="Kazy Nguyen" w:date="2018-05-13T15:34:00Z"/>
        </w:rPr>
      </w:pPr>
      <w:bookmarkStart w:id="1997" w:name="_Toc172096239"/>
      <w:bookmarkStart w:id="1998" w:name="_Toc179622553"/>
      <w:bookmarkStart w:id="1999" w:name="_Toc182321495"/>
      <w:bookmarkStart w:id="2000" w:name="_Toc505351695"/>
      <w:bookmarkStart w:id="2001" w:name="_Toc505352499"/>
      <w:bookmarkStart w:id="2002" w:name="_Toc512960792"/>
      <w:del w:id="2003" w:author="Kazy Nguyen" w:date="2018-05-13T15:34:00Z">
        <w:r w:rsidDel="00884637">
          <w:delText xml:space="preserve">List of Tables </w:delText>
        </w:r>
        <w:r w:rsidR="0006206A" w:rsidDel="00884637">
          <w:delText>(if</w:delText>
        </w:r>
        <w:r w:rsidDel="00884637">
          <w:delText xml:space="preserve"> </w:delText>
        </w:r>
        <w:r w:rsidR="0006206A" w:rsidDel="00884637">
          <w:delText>any)</w:delText>
        </w:r>
        <w:bookmarkEnd w:id="1997"/>
        <w:bookmarkEnd w:id="1998"/>
        <w:bookmarkEnd w:id="1999"/>
        <w:bookmarkEnd w:id="2000"/>
        <w:bookmarkEnd w:id="2001"/>
        <w:bookmarkEnd w:id="2002"/>
      </w:del>
    </w:p>
    <w:p w:rsidR="0049603F" w:rsidRPr="0049603F" w:rsidDel="00884637" w:rsidRDefault="0049603F" w:rsidP="0049603F">
      <w:pPr>
        <w:rPr>
          <w:del w:id="2004" w:author="Kazy Nguyen" w:date="2018-05-13T15:34:00Z"/>
        </w:rPr>
      </w:pPr>
    </w:p>
    <w:p w:rsidR="00F65486" w:rsidDel="00884637" w:rsidRDefault="00F65486" w:rsidP="00B20C73">
      <w:pPr>
        <w:pStyle w:val="Chapter"/>
        <w:rPr>
          <w:del w:id="2005" w:author="Kazy Nguyen" w:date="2018-05-13T15:34:00Z"/>
        </w:rPr>
      </w:pPr>
      <w:bookmarkStart w:id="2006" w:name="_Toc172096240"/>
      <w:bookmarkStart w:id="2007" w:name="_Toc179622554"/>
      <w:bookmarkStart w:id="2008" w:name="_Toc182321496"/>
      <w:bookmarkStart w:id="2009" w:name="_Toc505351696"/>
      <w:bookmarkStart w:id="2010" w:name="_Toc505352500"/>
      <w:bookmarkStart w:id="2011" w:name="_Toc512960793"/>
      <w:del w:id="2012" w:author="Kazy Nguyen" w:date="2018-05-13T15:34:00Z">
        <w:r w:rsidDel="00884637">
          <w:delText xml:space="preserve">List of Plates </w:delText>
        </w:r>
        <w:r w:rsidR="0006206A" w:rsidDel="00884637">
          <w:delText>(if</w:delText>
        </w:r>
        <w:r w:rsidDel="00884637">
          <w:delText xml:space="preserve"> </w:delText>
        </w:r>
        <w:r w:rsidR="0006206A" w:rsidDel="00884637">
          <w:delText>any)</w:delText>
        </w:r>
        <w:bookmarkEnd w:id="2006"/>
        <w:bookmarkEnd w:id="2007"/>
        <w:bookmarkEnd w:id="2008"/>
        <w:bookmarkEnd w:id="2009"/>
        <w:bookmarkEnd w:id="2010"/>
        <w:bookmarkEnd w:id="2011"/>
      </w:del>
    </w:p>
    <w:p w:rsidR="00B0399B" w:rsidRPr="00B0399B" w:rsidDel="00884637" w:rsidRDefault="00B0399B" w:rsidP="00B0399B">
      <w:pPr>
        <w:rPr>
          <w:del w:id="2013" w:author="Kazy Nguyen" w:date="2018-05-13T15:34:00Z"/>
        </w:rPr>
      </w:pPr>
    </w:p>
    <w:p w:rsidR="00F65486" w:rsidDel="00884637" w:rsidRDefault="00F65486" w:rsidP="00185F1A">
      <w:pPr>
        <w:pStyle w:val="Chapter"/>
        <w:rPr>
          <w:del w:id="2014" w:author="Kazy Nguyen" w:date="2018-05-13T15:34:00Z"/>
        </w:rPr>
      </w:pPr>
      <w:bookmarkStart w:id="2015" w:name="_Toc172096241"/>
      <w:bookmarkStart w:id="2016" w:name="_Toc179622555"/>
      <w:bookmarkStart w:id="2017" w:name="_Toc182321497"/>
      <w:bookmarkStart w:id="2018" w:name="_Toc505351697"/>
      <w:bookmarkStart w:id="2019" w:name="_Toc505352501"/>
      <w:bookmarkStart w:id="2020" w:name="_Toc512960794"/>
      <w:del w:id="2021" w:author="Kazy Nguyen" w:date="2018-05-13T15:34:00Z">
        <w:r w:rsidDel="00884637">
          <w:delText xml:space="preserve">List of Figures </w:delText>
        </w:r>
        <w:r w:rsidR="0006206A" w:rsidDel="00884637">
          <w:delText>(if</w:delText>
        </w:r>
        <w:r w:rsidDel="00884637">
          <w:delText xml:space="preserve"> </w:delText>
        </w:r>
        <w:r w:rsidR="0006206A" w:rsidDel="00884637">
          <w:delText>any)</w:delText>
        </w:r>
        <w:bookmarkEnd w:id="2015"/>
        <w:bookmarkEnd w:id="2016"/>
        <w:bookmarkEnd w:id="2017"/>
        <w:bookmarkEnd w:id="2018"/>
        <w:bookmarkEnd w:id="2019"/>
        <w:bookmarkEnd w:id="2020"/>
      </w:del>
    </w:p>
    <w:p w:rsidR="007B10C8" w:rsidRPr="007B10C8" w:rsidDel="00884637" w:rsidRDefault="007B10C8" w:rsidP="007B10C8">
      <w:pPr>
        <w:rPr>
          <w:del w:id="2022" w:author="Kazy Nguyen" w:date="2018-05-13T15:34:00Z"/>
        </w:rPr>
      </w:pPr>
    </w:p>
    <w:p w:rsidR="00F65486" w:rsidDel="00884637" w:rsidRDefault="00F65486" w:rsidP="00185F1A">
      <w:pPr>
        <w:pStyle w:val="Chapter"/>
        <w:rPr>
          <w:del w:id="2023" w:author="Kazy Nguyen" w:date="2018-05-13T15:34:00Z"/>
        </w:rPr>
      </w:pPr>
      <w:bookmarkStart w:id="2024" w:name="_Toc172096242"/>
      <w:bookmarkStart w:id="2025" w:name="_Toc179622556"/>
      <w:bookmarkStart w:id="2026" w:name="_Toc182321498"/>
      <w:bookmarkStart w:id="2027" w:name="_Toc505351698"/>
      <w:bookmarkStart w:id="2028" w:name="_Toc505352502"/>
      <w:bookmarkStart w:id="2029" w:name="_Toc512960795"/>
      <w:del w:id="2030" w:author="Kazy Nguyen" w:date="2018-05-13T15:34:00Z">
        <w:r w:rsidDel="00884637">
          <w:delText xml:space="preserve">List of Appendices </w:delText>
        </w:r>
        <w:r w:rsidR="0006206A" w:rsidDel="00884637">
          <w:delText>(if</w:delText>
        </w:r>
        <w:r w:rsidDel="00884637">
          <w:delText xml:space="preserve"> </w:delText>
        </w:r>
        <w:r w:rsidR="0006206A" w:rsidDel="00884637">
          <w:delText>any)</w:delText>
        </w:r>
        <w:bookmarkEnd w:id="2024"/>
        <w:bookmarkEnd w:id="2025"/>
        <w:bookmarkEnd w:id="2026"/>
        <w:bookmarkEnd w:id="2027"/>
        <w:bookmarkEnd w:id="2028"/>
        <w:bookmarkEnd w:id="2029"/>
      </w:del>
    </w:p>
    <w:p w:rsidR="00F65486" w:rsidDel="00884637" w:rsidRDefault="00F65486" w:rsidP="00F65486">
      <w:pPr>
        <w:rPr>
          <w:del w:id="2031" w:author="Kazy Nguyen" w:date="2018-05-13T15:34:00Z"/>
        </w:rPr>
      </w:pPr>
    </w:p>
    <w:p w:rsidR="00F65486" w:rsidDel="00884637" w:rsidRDefault="00F65486" w:rsidP="00F65486">
      <w:pPr>
        <w:rPr>
          <w:del w:id="2032" w:author="Kazy Nguyen" w:date="2018-05-13T15:34:00Z"/>
        </w:rPr>
      </w:pPr>
    </w:p>
    <w:p w:rsidR="007B10C8" w:rsidDel="00884637" w:rsidRDefault="007B10C8" w:rsidP="00F65486">
      <w:pPr>
        <w:rPr>
          <w:del w:id="2033" w:author="Kazy Nguyen" w:date="2018-05-13T15:34:00Z"/>
        </w:rPr>
        <w:sectPr w:rsidR="007B10C8" w:rsidDel="00884637" w:rsidSect="006B022F">
          <w:type w:val="continuous"/>
          <w:pgSz w:w="12240" w:h="15840" w:code="1"/>
          <w:pgMar w:top="1440" w:right="1077" w:bottom="1077" w:left="1797" w:header="720" w:footer="720" w:gutter="0"/>
          <w:pgNumType w:start="1"/>
          <w:cols w:space="720"/>
          <w:titlePg/>
          <w:docGrid w:linePitch="360"/>
        </w:sectPr>
      </w:pPr>
    </w:p>
    <w:p w:rsidR="000A0C38" w:rsidDel="00884637" w:rsidRDefault="000A0C38" w:rsidP="000A0C38">
      <w:pPr>
        <w:pStyle w:val="chapternum"/>
        <w:rPr>
          <w:del w:id="2034" w:author="Kazy Nguyen" w:date="2018-05-13T15:34:00Z"/>
        </w:rPr>
      </w:pPr>
      <w:del w:id="2035" w:author="Kazy Nguyen" w:date="2018-05-13T15:34:00Z">
        <w:r w:rsidDel="00884637">
          <w:br/>
        </w:r>
        <w:bookmarkStart w:id="2036" w:name="_Toc512960796"/>
        <w:r w:rsidR="00AE34F7" w:rsidDel="00884637">
          <w:delText>Introduction</w:delText>
        </w:r>
        <w:bookmarkEnd w:id="2036"/>
      </w:del>
    </w:p>
    <w:p w:rsidR="00E06BAF" w:rsidDel="00884637" w:rsidRDefault="00E06BAF" w:rsidP="000E7E6A">
      <w:pPr>
        <w:jc w:val="both"/>
        <w:rPr>
          <w:del w:id="2037" w:author="Kazy Nguyen" w:date="2018-05-13T15:34:00Z"/>
        </w:rPr>
      </w:pPr>
      <w:del w:id="2038" w:author="Kazy Nguyen" w:date="2018-05-13T15:34:00Z">
        <w:r w:rsidDel="00884637">
          <w:delText>The main body of your thesis begins here.</w:delText>
        </w:r>
      </w:del>
    </w:p>
    <w:p w:rsidR="000B3144" w:rsidDel="00884637" w:rsidRDefault="00CD0725" w:rsidP="000E7E6A">
      <w:pPr>
        <w:pStyle w:val="Heading1"/>
        <w:jc w:val="both"/>
        <w:rPr>
          <w:del w:id="2039" w:author="Kazy Nguyen" w:date="2018-05-13T15:34:00Z"/>
        </w:rPr>
      </w:pPr>
      <w:bookmarkStart w:id="2040" w:name="_Toc512960797"/>
      <w:del w:id="2041" w:author="Kazy Nguyen" w:date="2018-05-13T15:34:00Z">
        <w:r w:rsidDel="00884637">
          <w:delText>Introduction</w:delText>
        </w:r>
        <w:bookmarkEnd w:id="2040"/>
      </w:del>
    </w:p>
    <w:p w:rsidR="008B6984" w:rsidRPr="008B6984" w:rsidDel="00884637" w:rsidRDefault="00AE34F7" w:rsidP="000E7E6A">
      <w:pPr>
        <w:pStyle w:val="Heading2"/>
        <w:jc w:val="both"/>
        <w:rPr>
          <w:del w:id="2042" w:author="Kazy Nguyen" w:date="2018-05-13T15:34:00Z"/>
        </w:rPr>
      </w:pPr>
      <w:bookmarkStart w:id="2043" w:name="_Toc512960798"/>
      <w:del w:id="2044" w:author="Kazy Nguyen" w:date="2018-05-13T15:34:00Z">
        <w:r w:rsidDel="00884637">
          <w:delText>Mission of the thesis</w:delText>
        </w:r>
        <w:bookmarkEnd w:id="2043"/>
      </w:del>
    </w:p>
    <w:p w:rsidR="00EF0838" w:rsidRPr="00B532F2" w:rsidDel="00884637" w:rsidRDefault="00B532F2" w:rsidP="000E7E6A">
      <w:pPr>
        <w:pStyle w:val="BodyText"/>
        <w:jc w:val="both"/>
        <w:rPr>
          <w:del w:id="2045" w:author="Kazy Nguyen" w:date="2018-05-13T15:34:00Z"/>
          <w:color w:val="FF0000"/>
        </w:rPr>
      </w:pPr>
      <w:bookmarkStart w:id="2046" w:name="_Toc172096251"/>
      <w:bookmarkStart w:id="2047" w:name="_Toc179622565"/>
      <w:del w:id="2048" w:author="Kazy Nguyen" w:date="2018-05-13T15:34:00Z">
        <w:r w:rsidRPr="00B532F2" w:rsidDel="00884637">
          <w:rPr>
            <w:color w:val="FF0000"/>
          </w:rPr>
          <w:delText>*Chưa viết lại*</w:delText>
        </w:r>
      </w:del>
    </w:p>
    <w:p w:rsidR="0042087F" w:rsidDel="00884637" w:rsidRDefault="00AE34F7" w:rsidP="000E7E6A">
      <w:pPr>
        <w:pStyle w:val="BodyText"/>
        <w:jc w:val="both"/>
        <w:rPr>
          <w:del w:id="2049" w:author="Kazy Nguyen" w:date="2018-05-13T15:34:00Z"/>
        </w:rPr>
      </w:pPr>
      <w:del w:id="2050" w:author="Kazy Nguyen" w:date="2018-05-13T15:34:00Z">
        <w:r w:rsidDel="00884637">
          <w:delText>My thesis focus on the use of continuous integration in web application development, oriented the management point of view. This is aim to bring a complex view on best practices of the continuous integration regarded as a part of a development life cycle and to analyze them based on a practical use with a strong focus on quality, but also with respect to price and time. The secondary aim is to introduce a set of tools which fits well into the continuous integration process.</w:delText>
        </w:r>
      </w:del>
    </w:p>
    <w:p w:rsidR="00884A90" w:rsidRPr="008B6984" w:rsidDel="00884637" w:rsidRDefault="00884A90" w:rsidP="000E7E6A">
      <w:pPr>
        <w:pStyle w:val="Heading2"/>
        <w:jc w:val="both"/>
        <w:rPr>
          <w:del w:id="2051" w:author="Kazy Nguyen" w:date="2018-05-13T15:34:00Z"/>
        </w:rPr>
      </w:pPr>
      <w:bookmarkStart w:id="2052" w:name="_Toc512960799"/>
      <w:del w:id="2053" w:author="Kazy Nguyen" w:date="2018-05-13T15:34:00Z">
        <w:r w:rsidDel="00884637">
          <w:delText>Outline of the thesis</w:delText>
        </w:r>
        <w:bookmarkEnd w:id="2052"/>
      </w:del>
    </w:p>
    <w:p w:rsidR="00884A90" w:rsidDel="00884637" w:rsidRDefault="00884A90" w:rsidP="000E7E6A">
      <w:pPr>
        <w:pStyle w:val="BodyText"/>
        <w:jc w:val="both"/>
        <w:rPr>
          <w:del w:id="2054" w:author="Kazy Nguyen" w:date="2018-05-13T15:34:00Z"/>
          <w:color w:val="FF0000"/>
        </w:rPr>
      </w:pPr>
      <w:del w:id="2055" w:author="Kazy Nguyen" w:date="2018-05-13T15:34:00Z">
        <w:r w:rsidRPr="00B532F2" w:rsidDel="00884637">
          <w:rPr>
            <w:color w:val="FF0000"/>
          </w:rPr>
          <w:delText>*Chưa viết</w:delText>
        </w:r>
        <w:r w:rsidR="00BB31EB" w:rsidDel="00884637">
          <w:rPr>
            <w:color w:val="FF0000"/>
          </w:rPr>
          <w:delText>, để sau</w:delText>
        </w:r>
        <w:r w:rsidRPr="00B532F2" w:rsidDel="00884637">
          <w:rPr>
            <w:color w:val="FF0000"/>
          </w:rPr>
          <w:delText xml:space="preserve"> *</w:delText>
        </w:r>
      </w:del>
    </w:p>
    <w:p w:rsidR="00B77BDC" w:rsidRPr="008B6984" w:rsidDel="00884637" w:rsidRDefault="00E412DB" w:rsidP="000E7E6A">
      <w:pPr>
        <w:pStyle w:val="Heading2"/>
        <w:jc w:val="both"/>
        <w:rPr>
          <w:del w:id="2056" w:author="Kazy Nguyen" w:date="2018-05-13T15:34:00Z"/>
        </w:rPr>
      </w:pPr>
      <w:bookmarkStart w:id="2057" w:name="_Toc512960800"/>
      <w:del w:id="2058" w:author="Kazy Nguyen" w:date="2018-05-13T15:34:00Z">
        <w:r w:rsidDel="00884637">
          <w:delText xml:space="preserve">Introduction </w:delText>
        </w:r>
        <w:r w:rsidR="00B77BDC" w:rsidDel="00884637">
          <w:delText>of the thesis</w:delText>
        </w:r>
        <w:bookmarkEnd w:id="2057"/>
      </w:del>
    </w:p>
    <w:p w:rsidR="00B77BDC" w:rsidRPr="00B532F2" w:rsidDel="00884637" w:rsidRDefault="00B77BDC" w:rsidP="000E7E6A">
      <w:pPr>
        <w:pStyle w:val="BodyText"/>
        <w:jc w:val="both"/>
        <w:rPr>
          <w:del w:id="2059" w:author="Kazy Nguyen" w:date="2018-05-13T15:34:00Z"/>
          <w:color w:val="FF0000"/>
        </w:rPr>
      </w:pPr>
      <w:del w:id="2060" w:author="Kazy Nguyen" w:date="2018-05-13T15:34:00Z">
        <w:r w:rsidRPr="00B532F2" w:rsidDel="00884637">
          <w:rPr>
            <w:color w:val="FF0000"/>
          </w:rPr>
          <w:delText>*Chưa viết</w:delText>
        </w:r>
        <w:r w:rsidR="00BB31EB" w:rsidDel="00884637">
          <w:rPr>
            <w:color w:val="FF0000"/>
          </w:rPr>
          <w:delText>, để hoàn thiện sau</w:delText>
        </w:r>
        <w:r w:rsidRPr="00B532F2" w:rsidDel="00884637">
          <w:rPr>
            <w:color w:val="FF0000"/>
          </w:rPr>
          <w:delText xml:space="preserve"> *</w:delText>
        </w:r>
      </w:del>
    </w:p>
    <w:p w:rsidR="00B77BDC" w:rsidRPr="00B532F2" w:rsidDel="00884637" w:rsidRDefault="00B77BDC" w:rsidP="00884A90">
      <w:pPr>
        <w:pStyle w:val="BodyText"/>
        <w:jc w:val="both"/>
        <w:rPr>
          <w:del w:id="2061" w:author="Kazy Nguyen" w:date="2018-05-13T15:34:00Z"/>
          <w:color w:val="FF0000"/>
        </w:rPr>
      </w:pPr>
    </w:p>
    <w:p w:rsidR="00CD0725" w:rsidDel="00884637" w:rsidRDefault="00CD0725" w:rsidP="00CD0725">
      <w:pPr>
        <w:pStyle w:val="chapternum"/>
        <w:rPr>
          <w:del w:id="2062" w:author="Kazy Nguyen" w:date="2018-05-13T15:34:00Z"/>
        </w:rPr>
      </w:pPr>
      <w:bookmarkStart w:id="2063" w:name="_Toc182321515"/>
      <w:del w:id="2064" w:author="Kazy Nguyen" w:date="2018-05-13T15:34:00Z">
        <w:r w:rsidDel="00884637">
          <w:br/>
        </w:r>
        <w:bookmarkStart w:id="2065" w:name="_Toc512960801"/>
        <w:r w:rsidDel="00884637">
          <w:delText>Research</w:delText>
        </w:r>
        <w:bookmarkEnd w:id="2065"/>
      </w:del>
    </w:p>
    <w:p w:rsidR="00CD0725" w:rsidDel="00884637" w:rsidRDefault="00CD0725" w:rsidP="000E7E6A">
      <w:pPr>
        <w:jc w:val="both"/>
        <w:rPr>
          <w:del w:id="2066" w:author="Kazy Nguyen" w:date="2018-05-13T15:34:00Z"/>
        </w:rPr>
      </w:pPr>
      <w:del w:id="2067" w:author="Kazy Nguyen" w:date="2018-05-13T15:34:00Z">
        <w:r w:rsidDel="00884637">
          <w:delText xml:space="preserve">The </w:delText>
        </w:r>
        <w:r w:rsidR="00812F9D" w:rsidDel="00884637">
          <w:delText>Research chapt</w:delText>
        </w:r>
        <w:r w:rsidDel="00884637">
          <w:delText>e</w:delText>
        </w:r>
        <w:r w:rsidR="00812F9D" w:rsidDel="00884637">
          <w:delText>r</w:delText>
        </w:r>
        <w:r w:rsidDel="00884637">
          <w:delText>.</w:delText>
        </w:r>
      </w:del>
    </w:p>
    <w:p w:rsidR="00CE7B60" w:rsidDel="00221136" w:rsidRDefault="00CD0725">
      <w:pPr>
        <w:rPr>
          <w:del w:id="2068" w:author="Kazy Nguyen" w:date="2018-04-29T16:59:00Z"/>
        </w:rPr>
        <w:pPrChange w:id="2069" w:author="Kazy Nguyen" w:date="2018-04-29T17:30:00Z">
          <w:pPr>
            <w:autoSpaceDE w:val="0"/>
            <w:autoSpaceDN w:val="0"/>
            <w:adjustRightInd w:val="0"/>
            <w:spacing w:before="0" w:line="240" w:lineRule="auto"/>
          </w:pPr>
        </w:pPrChange>
      </w:pPr>
      <w:bookmarkStart w:id="2070" w:name="_Toc512960802"/>
      <w:del w:id="2071" w:author="Kazy Nguyen" w:date="2018-05-13T15:34:00Z">
        <w:r w:rsidDel="00884637">
          <w:delText>Research</w:delText>
        </w:r>
      </w:del>
      <w:bookmarkEnd w:id="2070"/>
    </w:p>
    <w:p w:rsidR="009D6480" w:rsidRPr="00EA2719" w:rsidDel="00CE7B60" w:rsidRDefault="009D6480">
      <w:pPr>
        <w:pStyle w:val="BodyText"/>
        <w:jc w:val="both"/>
        <w:rPr>
          <w:del w:id="2072" w:author="Kazy Nguyen" w:date="2018-04-29T16:59:00Z"/>
          <w:rFonts w:ascii="URWPalladioL-Roma" w:hAnsi="URWPalladioL-Roma" w:cs="URWPalladioL-Roma"/>
          <w:color w:val="808080"/>
          <w:sz w:val="22"/>
          <w:szCs w:val="22"/>
          <w:lang w:eastAsia="ja-JP"/>
        </w:rPr>
        <w:pPrChange w:id="2073" w:author="Kazy Nguyen" w:date="2018-04-29T17:02:00Z">
          <w:pPr>
            <w:autoSpaceDE w:val="0"/>
            <w:autoSpaceDN w:val="0"/>
            <w:adjustRightInd w:val="0"/>
            <w:spacing w:before="0" w:line="240" w:lineRule="auto"/>
          </w:pPr>
        </w:pPrChange>
      </w:pPr>
      <w:del w:id="2074" w:author="Kazy Nguyen" w:date="2018-04-29T16:59:00Z">
        <w:r w:rsidRPr="00EA2719" w:rsidDel="00CE7B60">
          <w:rPr>
            <w:rFonts w:ascii="URWPalladioL-Roma" w:hAnsi="URWPalladioL-Roma" w:cs="URWPalladioL-Roma"/>
            <w:color w:val="808080"/>
            <w:sz w:val="22"/>
            <w:szCs w:val="22"/>
            <w:lang w:eastAsia="ja-JP"/>
          </w:rPr>
          <w:delText>The continuous integration came simultaneously with the evolution of a development life cycle. The classical development approaches are confronted with agile development techniques, which bring new lightweight point of view on the software development. The best agile development practices are closely related to the continuous integration best practices and together can bring ideal way of how to develop applications. The first subchapter presents classic approach to software development life cycle and its introduction in Rational Unified Process. [2] The second subchapter generally specifies agile development and its history, starting with Agile Manifesto [3], referring to the main reasons of the occurrence of the agile development techniques. The best known agile approaches are briefly described.</w:delText>
        </w:r>
      </w:del>
    </w:p>
    <w:p w:rsidR="009D6480" w:rsidRPr="00EA2719" w:rsidDel="00CE7B60" w:rsidRDefault="009D6480">
      <w:pPr>
        <w:pStyle w:val="BodyText"/>
        <w:jc w:val="both"/>
        <w:rPr>
          <w:del w:id="2075" w:author="Kazy Nguyen" w:date="2018-04-29T16:59:00Z"/>
          <w:color w:val="808080"/>
        </w:rPr>
        <w:pPrChange w:id="2076" w:author="Kazy Nguyen" w:date="2018-04-29T17:02:00Z">
          <w:pPr>
            <w:autoSpaceDE w:val="0"/>
            <w:autoSpaceDN w:val="0"/>
            <w:adjustRightInd w:val="0"/>
            <w:spacing w:before="0" w:line="240" w:lineRule="auto"/>
          </w:pPr>
        </w:pPrChange>
      </w:pPr>
      <w:del w:id="2077" w:author="Kazy Nguyen" w:date="2018-04-29T16:59:00Z">
        <w:r w:rsidRPr="00EA2719" w:rsidDel="00CE7B60">
          <w:rPr>
            <w:rFonts w:ascii="URWPalladioL-Roma" w:hAnsi="URWPalladioL-Roma" w:cs="URWPalladioL-Roma"/>
            <w:color w:val="808080"/>
            <w:sz w:val="22"/>
            <w:szCs w:val="22"/>
            <w:lang w:eastAsia="ja-JP"/>
          </w:rPr>
          <w:delText>Continuous integration introduces its own history, the best practices and the general values of this approach to the development.</w:delText>
        </w:r>
      </w:del>
    </w:p>
    <w:p w:rsidR="00CD0725" w:rsidRPr="008B6984" w:rsidDel="00221136" w:rsidRDefault="00CD0725">
      <w:pPr>
        <w:pStyle w:val="BodyText"/>
        <w:jc w:val="both"/>
        <w:rPr>
          <w:del w:id="2078" w:author="Kazy Nguyen" w:date="2018-04-29T17:04:00Z"/>
        </w:rPr>
        <w:pPrChange w:id="2079" w:author="Kazy Nguyen" w:date="2018-04-29T17:02:00Z">
          <w:pPr>
            <w:pStyle w:val="Heading2"/>
            <w:jc w:val="both"/>
          </w:pPr>
        </w:pPrChange>
      </w:pPr>
      <w:del w:id="2080" w:author="Kazy Nguyen" w:date="2018-04-29T17:08:00Z">
        <w:r w:rsidDel="00221136">
          <w:delText>Software development life cycle</w:delText>
        </w:r>
      </w:del>
    </w:p>
    <w:p w:rsidR="001D052F" w:rsidDel="00221136" w:rsidRDefault="001D052F" w:rsidP="009D6480">
      <w:pPr>
        <w:autoSpaceDE w:val="0"/>
        <w:autoSpaceDN w:val="0"/>
        <w:adjustRightInd w:val="0"/>
        <w:spacing w:before="0" w:line="240" w:lineRule="auto"/>
        <w:rPr>
          <w:del w:id="2081" w:author="Kazy Nguyen" w:date="2018-04-29T17:04:00Z"/>
          <w:rFonts w:ascii="URWPalladioL-Roma" w:hAnsi="URWPalladioL-Roma" w:cs="URWPalladioL-Roma"/>
          <w:color w:val="808080"/>
          <w:sz w:val="22"/>
          <w:szCs w:val="22"/>
          <w:lang w:eastAsia="ja-JP"/>
        </w:rPr>
      </w:pPr>
    </w:p>
    <w:p w:rsidR="00D02713" w:rsidRPr="00023055" w:rsidDel="00221136" w:rsidRDefault="00D02713" w:rsidP="00023055">
      <w:pPr>
        <w:pStyle w:val="NormalWeb"/>
        <w:shd w:val="clear" w:color="auto" w:fill="FFFFFF"/>
        <w:spacing w:before="0" w:after="150" w:line="420" w:lineRule="atLeast"/>
        <w:jc w:val="both"/>
        <w:rPr>
          <w:del w:id="2082" w:author="Kazy Nguyen" w:date="2018-04-29T17:04:00Z"/>
          <w:color w:val="FF0000"/>
          <w:lang w:eastAsia="ja-JP"/>
        </w:rPr>
      </w:pPr>
      <w:del w:id="2083" w:author="Kazy Nguyen" w:date="2018-04-29T17:04:00Z">
        <w:r w:rsidRPr="00DA1515" w:rsidDel="00221136">
          <w:rPr>
            <w:lang w:eastAsia="ja-JP"/>
          </w:rPr>
          <w:delText>It’s no d</w:delText>
        </w:r>
        <w:r w:rsidR="00FF1720" w:rsidRPr="00DA1515" w:rsidDel="00221136">
          <w:rPr>
            <w:lang w:eastAsia="ja-JP"/>
          </w:rPr>
          <w:delText>oubt that choosing a right process</w:delText>
        </w:r>
      </w:del>
      <w:del w:id="2084" w:author="Kazy Nguyen" w:date="2018-04-29T16:50:00Z">
        <w:r w:rsidRPr="00DA1515" w:rsidDel="00CE7B60">
          <w:rPr>
            <w:lang w:eastAsia="ja-JP"/>
          </w:rPr>
          <w:delText xml:space="preserve"> </w:delText>
        </w:r>
      </w:del>
      <w:del w:id="2085" w:author="Kazy Nguyen" w:date="2018-04-29T17:04:00Z">
        <w:r w:rsidRPr="00DA1515" w:rsidDel="00221136">
          <w:rPr>
            <w:lang w:eastAsia="ja-JP"/>
          </w:rPr>
          <w:delText xml:space="preserve">for software development is a key to </w:delText>
        </w:r>
      </w:del>
      <w:del w:id="2086" w:author="Kazy Nguyen" w:date="2018-04-29T16:51:00Z">
        <w:r w:rsidRPr="00DA1515" w:rsidDel="00CE7B60">
          <w:rPr>
            <w:lang w:eastAsia="ja-JP"/>
          </w:rPr>
          <w:delText xml:space="preserve">a </w:delText>
        </w:r>
      </w:del>
      <w:del w:id="2087" w:author="Kazy Nguyen" w:date="2018-04-29T17:04:00Z">
        <w:r w:rsidRPr="00DA1515" w:rsidDel="00221136">
          <w:rPr>
            <w:lang w:eastAsia="ja-JP"/>
          </w:rPr>
          <w:delText>success</w:delText>
        </w:r>
      </w:del>
      <w:del w:id="2088" w:author="Kazy Nguyen" w:date="2018-04-29T16:51:00Z">
        <w:r w:rsidRPr="00DA1515" w:rsidDel="00CE7B60">
          <w:rPr>
            <w:lang w:eastAsia="ja-JP"/>
          </w:rPr>
          <w:delText xml:space="preserve"> of project</w:delText>
        </w:r>
      </w:del>
      <w:del w:id="2089" w:author="Kazy Nguyen" w:date="2018-04-29T17:04:00Z">
        <w:r w:rsidRPr="00DA1515" w:rsidDel="00221136">
          <w:rPr>
            <w:lang w:eastAsia="ja-JP"/>
          </w:rPr>
          <w:delText xml:space="preserve">. </w:delText>
        </w:r>
      </w:del>
      <w:del w:id="2090" w:author="Kazy Nguyen" w:date="2018-04-29T16:51:00Z">
        <w:r w:rsidRPr="00DA1515" w:rsidDel="00CE7B60">
          <w:rPr>
            <w:lang w:eastAsia="ja-JP"/>
          </w:rPr>
          <w:delText>In case of d</w:delText>
        </w:r>
      </w:del>
      <w:del w:id="2091" w:author="Kazy Nguyen" w:date="2018-04-29T16:52:00Z">
        <w:r w:rsidRPr="00DA1515" w:rsidDel="00CE7B60">
          <w:rPr>
            <w:lang w:eastAsia="ja-JP"/>
          </w:rPr>
          <w:delText>evelopment</w:delText>
        </w:r>
      </w:del>
      <w:del w:id="2092" w:author="Kazy Nguyen" w:date="2018-04-29T17:04:00Z">
        <w:r w:rsidRPr="00DA1515" w:rsidDel="00221136">
          <w:rPr>
            <w:lang w:eastAsia="ja-JP"/>
          </w:rPr>
          <w:delText xml:space="preserve"> without a </w:delText>
        </w:r>
      </w:del>
      <w:del w:id="2093" w:author="Kazy Nguyen" w:date="2018-04-29T16:43:00Z">
        <w:r w:rsidRPr="00DA1515" w:rsidDel="00C203B1">
          <w:rPr>
            <w:lang w:eastAsia="ja-JP"/>
          </w:rPr>
          <w:delText xml:space="preserve">lifecycle </w:delText>
        </w:r>
      </w:del>
      <w:del w:id="2094" w:author="Kazy Nguyen" w:date="2018-04-29T17:04:00Z">
        <w:r w:rsidRPr="00DA1515" w:rsidDel="00221136">
          <w:rPr>
            <w:lang w:eastAsia="ja-JP"/>
          </w:rPr>
          <w:delText>or</w:delText>
        </w:r>
        <w:r w:rsidR="00FF1720" w:rsidRPr="00DA1515" w:rsidDel="00221136">
          <w:rPr>
            <w:lang w:eastAsia="ja-JP"/>
          </w:rPr>
          <w:delText xml:space="preserve"> with</w:delText>
        </w:r>
        <w:r w:rsidRPr="00DA1515" w:rsidDel="00221136">
          <w:rPr>
            <w:lang w:eastAsia="ja-JP"/>
          </w:rPr>
          <w:delText xml:space="preserve"> non-effective </w:delText>
        </w:r>
      </w:del>
      <w:del w:id="2095" w:author="Kazy Nguyen" w:date="2018-04-29T16:43:00Z">
        <w:r w:rsidRPr="00DA1515" w:rsidDel="00C203B1">
          <w:rPr>
            <w:lang w:eastAsia="ja-JP"/>
          </w:rPr>
          <w:delText>lifecycle</w:delText>
        </w:r>
      </w:del>
      <w:del w:id="2096" w:author="Kazy Nguyen" w:date="2018-04-29T17:04:00Z">
        <w:r w:rsidRPr="00DA1515" w:rsidDel="00221136">
          <w:rPr>
            <w:lang w:eastAsia="ja-JP"/>
          </w:rPr>
          <w:delText xml:space="preserve">, </w:delText>
        </w:r>
      </w:del>
      <w:del w:id="2097" w:author="Kazy Nguyen" w:date="2018-04-29T16:52:00Z">
        <w:r w:rsidRPr="00DA1515" w:rsidDel="00CE7B60">
          <w:rPr>
            <w:lang w:eastAsia="ja-JP"/>
          </w:rPr>
          <w:delText xml:space="preserve">the project </w:delText>
        </w:r>
      </w:del>
      <w:del w:id="2098" w:author="Kazy Nguyen" w:date="2018-04-29T17:04:00Z">
        <w:r w:rsidRPr="00DA1515" w:rsidDel="00221136">
          <w:rPr>
            <w:lang w:eastAsia="ja-JP"/>
          </w:rPr>
          <w:delText xml:space="preserve">can easily </w:delText>
        </w:r>
        <w:r w:rsidR="00FF1720" w:rsidRPr="00DA1515" w:rsidDel="00221136">
          <w:rPr>
            <w:lang w:eastAsia="ja-JP"/>
          </w:rPr>
          <w:delText xml:space="preserve">fail, facing with poor quality issues or be overpriced. At this time, there are many </w:delText>
        </w:r>
        <w:r w:rsidR="001A3C04" w:rsidRPr="00DA1515" w:rsidDel="00221136">
          <w:rPr>
            <w:lang w:eastAsia="ja-JP"/>
          </w:rPr>
          <w:delText xml:space="preserve">methods we can apply for </w:delText>
        </w:r>
        <w:r w:rsidR="00BA54D3" w:rsidDel="00221136">
          <w:rPr>
            <w:lang w:eastAsia="ja-JP"/>
          </w:rPr>
          <w:delText xml:space="preserve">development lifecycle, </w:delText>
        </w:r>
        <w:r w:rsidR="00023055" w:rsidRPr="00023055" w:rsidDel="00221136">
          <w:rPr>
            <w:color w:val="FF0000"/>
            <w:lang w:eastAsia="ja-JP"/>
          </w:rPr>
          <w:delText xml:space="preserve">but in this thesis I will only focus on Iterative and Incremental development </w:delText>
        </w:r>
      </w:del>
      <w:del w:id="2099" w:author="Kazy Nguyen" w:date="2018-04-29T16:38:00Z">
        <w:r w:rsidR="00023055" w:rsidRPr="00023055" w:rsidDel="00C203B1">
          <w:rPr>
            <w:color w:val="FF0000"/>
            <w:lang w:eastAsia="ja-JP"/>
          </w:rPr>
          <w:delText>method</w:delText>
        </w:r>
      </w:del>
      <w:del w:id="2100" w:author="Kazy Nguyen" w:date="2018-04-29T17:04:00Z">
        <w:r w:rsidR="00023055" w:rsidRPr="00023055" w:rsidDel="00221136">
          <w:rPr>
            <w:color w:val="FF0000"/>
            <w:lang w:eastAsia="ja-JP"/>
          </w:rPr>
          <w:delText>.</w:delText>
        </w:r>
      </w:del>
    </w:p>
    <w:p w:rsidR="00FF1720" w:rsidRPr="00D46648" w:rsidDel="00E212D1" w:rsidRDefault="00FF1720">
      <w:pPr>
        <w:pStyle w:val="BodyText"/>
        <w:jc w:val="both"/>
        <w:rPr>
          <w:del w:id="2101" w:author="Kazy Nguyen" w:date="2018-04-29T17:53:00Z"/>
          <w:lang w:eastAsia="ja-JP"/>
        </w:rPr>
        <w:pPrChange w:id="2102" w:author="Kazy Nguyen" w:date="2018-04-29T17:04:00Z">
          <w:pPr>
            <w:autoSpaceDE w:val="0"/>
            <w:autoSpaceDN w:val="0"/>
            <w:adjustRightInd w:val="0"/>
            <w:spacing w:before="0" w:line="240" w:lineRule="auto"/>
          </w:pPr>
        </w:pPrChange>
      </w:pPr>
    </w:p>
    <w:p w:rsidR="005E758A" w:rsidRPr="008B6984" w:rsidDel="00E212D1" w:rsidRDefault="005E758A" w:rsidP="005E758A">
      <w:pPr>
        <w:pStyle w:val="Heading3"/>
        <w:rPr>
          <w:del w:id="2103" w:author="Kazy Nguyen" w:date="2018-04-29T17:53:00Z"/>
        </w:rPr>
      </w:pPr>
      <w:del w:id="2104" w:author="Kazy Nguyen" w:date="2018-04-29T17:53:00Z">
        <w:r w:rsidDel="00E212D1">
          <w:delText>Iterative</w:delText>
        </w:r>
        <w:r w:rsidR="009425E3" w:rsidDel="00E212D1">
          <w:delText xml:space="preserve"> and Incremental</w:delText>
        </w:r>
        <w:r w:rsidDel="00E212D1">
          <w:delText xml:space="preserve"> development</w:delText>
        </w:r>
      </w:del>
    </w:p>
    <w:p w:rsidR="005E758A" w:rsidRPr="00DA1515" w:rsidDel="00884637" w:rsidRDefault="009425E3" w:rsidP="00DA1515">
      <w:pPr>
        <w:pStyle w:val="NormalWeb"/>
        <w:shd w:val="clear" w:color="auto" w:fill="FFFFFF"/>
        <w:spacing w:before="0" w:after="150" w:line="420" w:lineRule="atLeast"/>
        <w:jc w:val="both"/>
        <w:rPr>
          <w:del w:id="2105" w:author="Kazy Nguyen" w:date="2018-05-13T15:34:00Z"/>
          <w:lang w:eastAsia="ja-JP"/>
        </w:rPr>
      </w:pPr>
      <w:del w:id="2106" w:author="Kazy Nguyen" w:date="2018-05-13T15:34:00Z">
        <w:r w:rsidRPr="00DA1515" w:rsidDel="00884637">
          <w:rPr>
            <w:lang w:eastAsia="ja-JP"/>
          </w:rPr>
          <w:delText>Iterative and Incremental development is a combination of Iterative method and Incremental development model.</w:delText>
        </w:r>
        <w:r w:rsidR="00A676B4" w:rsidRPr="00DA1515" w:rsidDel="00884637">
          <w:rPr>
            <w:lang w:eastAsia="ja-JP"/>
          </w:rPr>
          <w:delText xml:space="preserve"> The core of this process is breaking down the software development into smaller chunks. </w:delText>
        </w:r>
      </w:del>
    </w:p>
    <w:p w:rsidR="00A676B4" w:rsidRPr="00DA1515" w:rsidDel="00884637" w:rsidRDefault="00A676B4" w:rsidP="00DA1515">
      <w:pPr>
        <w:pStyle w:val="NormalWeb"/>
        <w:shd w:val="clear" w:color="auto" w:fill="FFFFFF"/>
        <w:spacing w:before="0" w:after="150" w:line="420" w:lineRule="atLeast"/>
        <w:jc w:val="both"/>
        <w:rPr>
          <w:del w:id="2107" w:author="Kazy Nguyen" w:date="2018-05-13T15:34:00Z"/>
          <w:lang w:eastAsia="ja-JP"/>
        </w:rPr>
      </w:pPr>
      <w:del w:id="2108" w:author="Kazy Nguyen" w:date="2018-05-13T15:34:00Z">
        <w:r w:rsidRPr="00DA1515" w:rsidDel="00884637">
          <w:rPr>
            <w:lang w:eastAsia="ja-JP"/>
          </w:rPr>
          <w:delText>In Iterative development, features of software application will be designed, developed and tested in repeated cycles. With each iteration, additional features can be added, designed, developed and tested until fully functional of system finished and ready to be released.</w:delText>
        </w:r>
      </w:del>
    </w:p>
    <w:p w:rsidR="004951F9" w:rsidDel="00884637" w:rsidRDefault="004951F9" w:rsidP="009425E3">
      <w:pPr>
        <w:autoSpaceDE w:val="0"/>
        <w:autoSpaceDN w:val="0"/>
        <w:adjustRightInd w:val="0"/>
        <w:spacing w:before="0" w:line="240" w:lineRule="auto"/>
        <w:rPr>
          <w:del w:id="2109" w:author="Kazy Nguyen" w:date="2018-05-13T15:34:00Z"/>
          <w:rFonts w:ascii="URWPalladioL-Roma" w:hAnsi="URWPalladioL-Roma" w:cs="URWPalladioL-Roma"/>
          <w:color w:val="000000"/>
          <w:sz w:val="22"/>
          <w:szCs w:val="22"/>
          <w:lang w:eastAsia="ja-JP"/>
        </w:rPr>
      </w:pPr>
    </w:p>
    <w:p w:rsidR="004951F9" w:rsidDel="00884637" w:rsidRDefault="00307F65" w:rsidP="004951F9">
      <w:pPr>
        <w:autoSpaceDE w:val="0"/>
        <w:autoSpaceDN w:val="0"/>
        <w:adjustRightInd w:val="0"/>
        <w:spacing w:before="0" w:line="240" w:lineRule="auto"/>
        <w:jc w:val="center"/>
        <w:rPr>
          <w:del w:id="2110" w:author="Kazy Nguyen" w:date="2018-05-13T15:34:00Z"/>
        </w:rPr>
      </w:pPr>
      <w:del w:id="2111" w:author="Kazy Nguyen" w:date="2018-05-13T15:34:00Z">
        <w:r w:rsidDel="00884637">
          <w:rPr>
            <w:noProof/>
            <w:lang w:eastAsia="en-US"/>
          </w:rPr>
          <w:drawing>
            <wp:inline distT="0" distB="0" distL="0" distR="0" wp14:anchorId="155CBA9F" wp14:editId="217025FA">
              <wp:extent cx="4704080" cy="2510790"/>
              <wp:effectExtent l="0" t="0" r="0" b="0"/>
              <wp:docPr id="1" name="Picture 1" descr="Kết quả hình ảnh cho iterativ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terative development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4080" cy="2510790"/>
                      </a:xfrm>
                      <a:prstGeom prst="rect">
                        <a:avLst/>
                      </a:prstGeom>
                      <a:noFill/>
                      <a:ln>
                        <a:noFill/>
                      </a:ln>
                    </pic:spPr>
                  </pic:pic>
                </a:graphicData>
              </a:graphic>
            </wp:inline>
          </w:drawing>
        </w:r>
      </w:del>
    </w:p>
    <w:p w:rsidR="004951F9" w:rsidDel="00884637" w:rsidRDefault="004951F9" w:rsidP="004951F9">
      <w:pPr>
        <w:autoSpaceDE w:val="0"/>
        <w:autoSpaceDN w:val="0"/>
        <w:adjustRightInd w:val="0"/>
        <w:spacing w:before="0" w:line="240" w:lineRule="auto"/>
        <w:rPr>
          <w:del w:id="2112" w:author="Kazy Nguyen" w:date="2018-05-13T15:34:00Z"/>
          <w:rFonts w:ascii="URWPalladioL-Roma" w:hAnsi="URWPalladioL-Roma" w:cs="URWPalladioL-Roma"/>
          <w:color w:val="000000"/>
          <w:sz w:val="22"/>
          <w:szCs w:val="22"/>
          <w:lang w:eastAsia="ja-JP"/>
        </w:rPr>
      </w:pPr>
    </w:p>
    <w:p w:rsidR="004951F9" w:rsidRPr="00D46648" w:rsidDel="00884637" w:rsidRDefault="004951F9" w:rsidP="004951F9">
      <w:pPr>
        <w:autoSpaceDE w:val="0"/>
        <w:autoSpaceDN w:val="0"/>
        <w:adjustRightInd w:val="0"/>
        <w:spacing w:before="0" w:line="240" w:lineRule="auto"/>
        <w:rPr>
          <w:del w:id="2113" w:author="Kazy Nguyen" w:date="2018-05-13T15:34:00Z"/>
          <w:rFonts w:ascii="URWPalladioL-Roma" w:hAnsi="URWPalladioL-Roma" w:cs="URWPalladioL-Roma"/>
          <w:color w:val="000000"/>
          <w:sz w:val="22"/>
          <w:szCs w:val="22"/>
          <w:lang w:eastAsia="ja-JP"/>
        </w:rPr>
      </w:pPr>
      <w:del w:id="2114" w:author="Kazy Nguyen" w:date="2018-05-13T15:34:00Z">
        <w:r w:rsidRPr="00D46648" w:rsidDel="00884637">
          <w:rPr>
            <w:rFonts w:ascii="URWPalladioL-Roma" w:hAnsi="URWPalladioL-Roma" w:cs="URWPalladioL-Roma"/>
            <w:color w:val="000000"/>
            <w:sz w:val="22"/>
            <w:szCs w:val="22"/>
            <w:lang w:eastAsia="ja-JP"/>
          </w:rPr>
          <w:delText>Figure 2.</w:delText>
        </w:r>
        <w:r w:rsidDel="00884637">
          <w:rPr>
            <w:rFonts w:ascii="URWPalladioL-Roma" w:hAnsi="URWPalladioL-Roma" w:cs="URWPalladioL-Roma"/>
            <w:color w:val="000000"/>
            <w:sz w:val="22"/>
            <w:szCs w:val="22"/>
            <w:lang w:eastAsia="ja-JP"/>
          </w:rPr>
          <w:delText>1.</w:delText>
        </w:r>
        <w:r w:rsidRPr="00D46648" w:rsidDel="00884637">
          <w:rPr>
            <w:rFonts w:ascii="URWPalladioL-Roma" w:hAnsi="URWPalladioL-Roma" w:cs="URWPalladioL-Roma"/>
            <w:color w:val="000000"/>
            <w:sz w:val="22"/>
            <w:szCs w:val="22"/>
            <w:lang w:eastAsia="ja-JP"/>
          </w:rPr>
          <w:delText>1.</w:delText>
        </w:r>
      </w:del>
      <w:del w:id="2115" w:author="Kazy Nguyen" w:date="2018-04-29T16:38:00Z">
        <w:r w:rsidRPr="00D46648" w:rsidDel="00C203B1">
          <w:rPr>
            <w:rFonts w:ascii="URWPalladioL-Roma" w:hAnsi="URWPalladioL-Roma" w:cs="URWPalladioL-Roma"/>
            <w:color w:val="000000"/>
            <w:sz w:val="22"/>
            <w:szCs w:val="22"/>
            <w:lang w:eastAsia="ja-JP"/>
          </w:rPr>
          <w:delText>:</w:delText>
        </w:r>
      </w:del>
      <w:del w:id="2116" w:author="Kazy Nguyen" w:date="2018-05-13T15:34:00Z">
        <w:r w:rsidRPr="00D46648" w:rsidDel="00884637">
          <w:rPr>
            <w:rFonts w:ascii="URWPalladioL-Roma" w:hAnsi="URWPalladioL-Roma" w:cs="URWPalladioL-Roma"/>
            <w:color w:val="000000"/>
            <w:sz w:val="22"/>
            <w:szCs w:val="22"/>
            <w:lang w:eastAsia="ja-JP"/>
          </w:rPr>
          <w:delText xml:space="preserve"> </w:delText>
        </w:r>
        <w:r w:rsidDel="00884637">
          <w:rPr>
            <w:rFonts w:ascii="URWPalladioL-Roma" w:hAnsi="URWPalladioL-Roma" w:cs="URWPalladioL-Roma"/>
            <w:color w:val="000000"/>
            <w:sz w:val="22"/>
            <w:szCs w:val="22"/>
            <w:lang w:eastAsia="ja-JP"/>
          </w:rPr>
          <w:delText>Iterative Deployment</w:delText>
        </w:r>
        <w:r w:rsidRPr="00D46648" w:rsidDel="00884637">
          <w:rPr>
            <w:rFonts w:ascii="URWPalladioL-Roma" w:hAnsi="URWPalladioL-Roma" w:cs="URWPalladioL-Roma"/>
            <w:color w:val="000000"/>
            <w:sz w:val="22"/>
            <w:szCs w:val="22"/>
            <w:lang w:eastAsia="ja-JP"/>
          </w:rPr>
          <w:delText xml:space="preserve"> Process</w:delText>
        </w:r>
      </w:del>
    </w:p>
    <w:p w:rsidR="004951F9" w:rsidRPr="009425E3" w:rsidDel="00884637" w:rsidRDefault="004951F9" w:rsidP="009425E3">
      <w:pPr>
        <w:autoSpaceDE w:val="0"/>
        <w:autoSpaceDN w:val="0"/>
        <w:adjustRightInd w:val="0"/>
        <w:spacing w:before="0" w:line="240" w:lineRule="auto"/>
        <w:rPr>
          <w:del w:id="2117" w:author="Kazy Nguyen" w:date="2018-05-13T15:34:00Z"/>
          <w:rFonts w:ascii="URWPalladioL-Roma" w:hAnsi="URWPalladioL-Roma" w:cs="URWPalladioL-Roma"/>
          <w:color w:val="000000"/>
          <w:sz w:val="22"/>
          <w:szCs w:val="22"/>
          <w:lang w:eastAsia="ja-JP"/>
        </w:rPr>
      </w:pPr>
    </w:p>
    <w:p w:rsidR="00D645CC" w:rsidDel="00884637" w:rsidRDefault="00D645CC" w:rsidP="00D645CC">
      <w:pPr>
        <w:pStyle w:val="Heading3"/>
        <w:rPr>
          <w:del w:id="2118" w:author="Kazy Nguyen" w:date="2018-05-13T15:34:00Z"/>
        </w:rPr>
      </w:pPr>
      <w:bookmarkStart w:id="2119" w:name="_Toc512960804"/>
      <w:del w:id="2120" w:author="Kazy Nguyen" w:date="2018-05-13T15:34:00Z">
        <w:r w:rsidDel="00884637">
          <w:delText>Rational Unified Process</w:delText>
        </w:r>
        <w:bookmarkEnd w:id="2119"/>
        <w:r w:rsidDel="00884637">
          <w:delText xml:space="preserve"> </w:delText>
        </w:r>
      </w:del>
    </w:p>
    <w:p w:rsidR="00625EF3" w:rsidRPr="00DA1515" w:rsidDel="00884637" w:rsidRDefault="00625EF3" w:rsidP="00DA1515">
      <w:pPr>
        <w:pStyle w:val="NormalWeb"/>
        <w:shd w:val="clear" w:color="auto" w:fill="FFFFFF"/>
        <w:spacing w:before="0" w:after="150" w:line="420" w:lineRule="atLeast"/>
        <w:jc w:val="both"/>
        <w:rPr>
          <w:del w:id="2121" w:author="Kazy Nguyen" w:date="2018-05-13T15:34:00Z"/>
          <w:lang w:eastAsia="ja-JP"/>
        </w:rPr>
      </w:pPr>
      <w:del w:id="2122" w:author="Kazy Nguyen" w:date="2018-05-13T15:34:00Z">
        <w:r w:rsidRPr="00DA1515" w:rsidDel="00884637">
          <w:rPr>
            <w:lang w:eastAsia="ja-JP"/>
          </w:rPr>
          <w:delText>R</w:delText>
        </w:r>
        <w:r w:rsidR="00B60EE2" w:rsidRPr="00DA1515" w:rsidDel="00884637">
          <w:rPr>
            <w:lang w:eastAsia="ja-JP"/>
          </w:rPr>
          <w:delText xml:space="preserve">ational Unified </w:delText>
        </w:r>
        <w:r w:rsidRPr="00DA1515" w:rsidDel="00884637">
          <w:rPr>
            <w:lang w:eastAsia="ja-JP"/>
          </w:rPr>
          <w:delText>Process (RUF) is a Software Development process, which developed by Rational Software Corporation, a division of IBM</w:delText>
        </w:r>
        <w:r w:rsidR="00B60EE2" w:rsidRPr="00DA1515" w:rsidDel="00884637">
          <w:rPr>
            <w:lang w:eastAsia="ja-JP"/>
          </w:rPr>
          <w:delText>. Rational Unified Process (RUF) defined</w:delText>
        </w:r>
        <w:r w:rsidR="00B60EE2" w:rsidRPr="00D46648" w:rsidDel="00884637">
          <w:rPr>
            <w:rFonts w:ascii="URWPalladioL-Roma" w:hAnsi="URWPalladioL-Roma" w:cs="URWPalladioL-Roma"/>
            <w:color w:val="000000"/>
            <w:sz w:val="22"/>
            <w:szCs w:val="22"/>
            <w:lang w:eastAsia="ja-JP"/>
          </w:rPr>
          <w:delText xml:space="preserve"> </w:delText>
        </w:r>
        <w:r w:rsidR="00B60EE2" w:rsidRPr="00DA1515" w:rsidDel="00884637">
          <w:rPr>
            <w:lang w:eastAsia="ja-JP"/>
          </w:rPr>
          <w:delText>process of assigning the tasks for both Software development lifecycle phases and each development team member. The main idea of Rational Unified Process is to ensure that the Software product meets the expectations of all client and end users, therefore ensure a high quality Software production.</w:delText>
        </w:r>
      </w:del>
    </w:p>
    <w:p w:rsidR="006F7F7C" w:rsidRPr="00DA1515" w:rsidDel="00884637" w:rsidRDefault="006F7F7C" w:rsidP="00DA1515">
      <w:pPr>
        <w:pStyle w:val="NormalWeb"/>
        <w:shd w:val="clear" w:color="auto" w:fill="FFFFFF"/>
        <w:spacing w:before="0" w:after="150" w:line="420" w:lineRule="atLeast"/>
        <w:jc w:val="both"/>
        <w:rPr>
          <w:del w:id="2123" w:author="Kazy Nguyen" w:date="2018-05-13T15:34:00Z"/>
          <w:lang w:eastAsia="ja-JP"/>
        </w:rPr>
      </w:pPr>
      <w:del w:id="2124" w:author="Kazy Nguyen" w:date="2018-05-13T15:34:00Z">
        <w:r w:rsidDel="00884637">
          <w:rPr>
            <w:lang w:eastAsia="ja-JP"/>
          </w:rPr>
          <w:delText>The Time Phases:</w:delText>
        </w:r>
      </w:del>
    </w:p>
    <w:p w:rsidR="00B60EE2" w:rsidRPr="00DA1515" w:rsidDel="00884637" w:rsidRDefault="00B60EE2" w:rsidP="00DA1515">
      <w:pPr>
        <w:pStyle w:val="NormalWeb"/>
        <w:shd w:val="clear" w:color="auto" w:fill="FFFFFF"/>
        <w:spacing w:before="0" w:after="150" w:line="420" w:lineRule="atLeast"/>
        <w:jc w:val="both"/>
        <w:rPr>
          <w:del w:id="2125" w:author="Kazy Nguyen" w:date="2018-05-13T15:34:00Z"/>
          <w:lang w:eastAsia="ja-JP"/>
        </w:rPr>
      </w:pPr>
      <w:del w:id="2126" w:author="Kazy Nguyen" w:date="2018-05-13T15:34:00Z">
        <w:r w:rsidRPr="00DA1515" w:rsidDel="00884637">
          <w:rPr>
            <w:lang w:eastAsia="ja-JP"/>
          </w:rPr>
          <w:delText>RUP defined that one development lifecycle has 4 time phases:</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2127" w:author="Kazy Nguyen" w:date="2018-05-13T15:34:00Z"/>
          <w:lang w:eastAsia="ja-JP"/>
        </w:rPr>
      </w:pPr>
      <w:del w:id="2128" w:author="Kazy Nguyen" w:date="2018-05-13T15:34:00Z">
        <w:r w:rsidRPr="00DA1515" w:rsidDel="00884637">
          <w:rPr>
            <w:lang w:eastAsia="ja-JP"/>
          </w:rPr>
          <w:delText>Inception phase</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2129" w:author="Kazy Nguyen" w:date="2018-05-13T15:34:00Z"/>
          <w:lang w:eastAsia="ja-JP"/>
        </w:rPr>
      </w:pPr>
      <w:del w:id="2130" w:author="Kazy Nguyen" w:date="2018-05-13T15:34:00Z">
        <w:r w:rsidRPr="00DA1515" w:rsidDel="00884637">
          <w:rPr>
            <w:lang w:eastAsia="ja-JP"/>
          </w:rPr>
          <w:delText>Elaboration phase</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2131" w:author="Kazy Nguyen" w:date="2018-05-13T15:34:00Z"/>
          <w:lang w:eastAsia="ja-JP"/>
        </w:rPr>
      </w:pPr>
      <w:del w:id="2132" w:author="Kazy Nguyen" w:date="2018-05-13T15:34:00Z">
        <w:r w:rsidRPr="00DA1515" w:rsidDel="00884637">
          <w:rPr>
            <w:lang w:eastAsia="ja-JP"/>
          </w:rPr>
          <w:delText>Construction phase</w:delText>
        </w:r>
      </w:del>
    </w:p>
    <w:p w:rsidR="00B60EE2" w:rsidRPr="00DA1515" w:rsidDel="00884637" w:rsidRDefault="00B60EE2" w:rsidP="00DA1515">
      <w:pPr>
        <w:pStyle w:val="NormalWeb"/>
        <w:numPr>
          <w:ilvl w:val="0"/>
          <w:numId w:val="26"/>
        </w:numPr>
        <w:shd w:val="clear" w:color="auto" w:fill="FFFFFF"/>
        <w:spacing w:before="0" w:after="150" w:line="420" w:lineRule="atLeast"/>
        <w:jc w:val="both"/>
        <w:rPr>
          <w:del w:id="2133" w:author="Kazy Nguyen" w:date="2018-05-13T15:34:00Z"/>
          <w:lang w:eastAsia="ja-JP"/>
        </w:rPr>
      </w:pPr>
      <w:del w:id="2134" w:author="Kazy Nguyen" w:date="2018-05-13T15:34:00Z">
        <w:r w:rsidRPr="00DA1515" w:rsidDel="00884637">
          <w:rPr>
            <w:lang w:eastAsia="ja-JP"/>
          </w:rPr>
          <w:delText>Translation phase</w:delText>
        </w:r>
      </w:del>
    </w:p>
    <w:p w:rsidR="00FE6C2B" w:rsidRPr="00D46648" w:rsidDel="00884637" w:rsidRDefault="00FE6C2B" w:rsidP="00FE6C2B">
      <w:pPr>
        <w:autoSpaceDE w:val="0"/>
        <w:autoSpaceDN w:val="0"/>
        <w:adjustRightInd w:val="0"/>
        <w:spacing w:before="0" w:line="240" w:lineRule="auto"/>
        <w:ind w:left="720"/>
        <w:rPr>
          <w:del w:id="2135" w:author="Kazy Nguyen" w:date="2018-05-13T15:34:00Z"/>
          <w:rFonts w:ascii="URWPalladioL-Roma" w:hAnsi="URWPalladioL-Roma" w:cs="URWPalladioL-Roma"/>
          <w:color w:val="000000"/>
          <w:sz w:val="22"/>
          <w:szCs w:val="22"/>
          <w:lang w:eastAsia="ja-JP"/>
        </w:rPr>
      </w:pPr>
    </w:p>
    <w:p w:rsidR="00B60EE2" w:rsidDel="00884637" w:rsidRDefault="006F7F7C">
      <w:pPr>
        <w:pStyle w:val="Heading4"/>
        <w:ind w:left="1260" w:hanging="1260"/>
        <w:rPr>
          <w:del w:id="2136" w:author="Kazy Nguyen" w:date="2018-05-13T15:34:00Z"/>
          <w:lang w:eastAsia="ja-JP"/>
        </w:rPr>
        <w:pPrChange w:id="2137" w:author="Kazy Nguyen" w:date="2018-04-29T17:54:00Z">
          <w:pPr>
            <w:pStyle w:val="Heading5"/>
          </w:pPr>
        </w:pPrChange>
      </w:pPr>
      <w:del w:id="2138" w:author="Kazy Nguyen" w:date="2018-05-13T15:34:00Z">
        <w:r w:rsidDel="00884637">
          <w:rPr>
            <w:lang w:eastAsia="ja-JP"/>
          </w:rPr>
          <w:delText>Inception phase</w:delText>
        </w:r>
      </w:del>
    </w:p>
    <w:p w:rsidR="006F7F7C" w:rsidRPr="00DA1515" w:rsidDel="00884637" w:rsidRDefault="006F7F7C" w:rsidP="00DA1515">
      <w:pPr>
        <w:pStyle w:val="NormalWeb"/>
        <w:shd w:val="clear" w:color="auto" w:fill="FFFFFF"/>
        <w:spacing w:before="0" w:after="150" w:line="420" w:lineRule="atLeast"/>
        <w:jc w:val="both"/>
        <w:rPr>
          <w:del w:id="2139" w:author="Kazy Nguyen" w:date="2018-05-13T15:34:00Z"/>
          <w:lang w:eastAsia="ja-JP"/>
        </w:rPr>
      </w:pPr>
      <w:del w:id="2140" w:author="Kazy Nguyen" w:date="2018-05-13T15:34:00Z">
        <w:r w:rsidDel="00884637">
          <w:rPr>
            <w:lang w:eastAsia="ja-JP"/>
          </w:rPr>
          <w:delText xml:space="preserve">Inception phase is the initial phase of </w:delText>
        </w:r>
        <w:r w:rsidRPr="00DA1515" w:rsidDel="00884637">
          <w:rPr>
            <w:lang w:eastAsia="ja-JP"/>
          </w:rPr>
          <w:delText>Rational Unified Process. The main purpose of inception phase is: software developer</w:delText>
        </w:r>
        <w:r w:rsidR="00A4489A" w:rsidRPr="00DA1515" w:rsidDel="00884637">
          <w:rPr>
            <w:lang w:eastAsia="ja-JP"/>
          </w:rPr>
          <w:delText>s</w:delText>
        </w:r>
        <w:r w:rsidRPr="00DA1515" w:rsidDel="00884637">
          <w:rPr>
            <w:lang w:eastAsia="ja-JP"/>
          </w:rPr>
          <w:delText xml:space="preserve"> bring up the plan for development and business cases</w:delText>
        </w:r>
        <w:r w:rsidR="00A4489A" w:rsidRPr="00DA1515" w:rsidDel="00884637">
          <w:rPr>
            <w:lang w:eastAsia="ja-JP"/>
          </w:rPr>
          <w:delText>, therefor they can describe the scope of development process and definition of business cases</w:delText>
        </w:r>
        <w:r w:rsidRPr="00DA1515" w:rsidDel="00884637">
          <w:rPr>
            <w:lang w:eastAsia="ja-JP"/>
          </w:rPr>
          <w:delText>. After this phase, we should have:</w:delText>
        </w:r>
      </w:del>
    </w:p>
    <w:p w:rsidR="006F7F7C" w:rsidRPr="00A4489A" w:rsidDel="00884637" w:rsidRDefault="006F7F7C" w:rsidP="006F7F7C">
      <w:pPr>
        <w:numPr>
          <w:ilvl w:val="0"/>
          <w:numId w:val="15"/>
        </w:numPr>
        <w:rPr>
          <w:del w:id="2141" w:author="Kazy Nguyen" w:date="2018-05-13T15:34:00Z"/>
          <w:color w:val="000000"/>
        </w:rPr>
      </w:pPr>
      <w:del w:id="2142" w:author="Kazy Nguyen" w:date="2018-05-13T15:34:00Z">
        <w:r w:rsidDel="00884637">
          <w:rPr>
            <w:color w:val="000000"/>
          </w:rPr>
          <w:delText>A vision</w:delText>
        </w:r>
        <w:r w:rsidR="00A4489A" w:rsidDel="00884637">
          <w:rPr>
            <w:color w:val="000000"/>
          </w:rPr>
          <w:delText xml:space="preserve"> </w:delText>
        </w:r>
        <w:r w:rsidR="00A4489A" w:rsidRPr="00A4489A" w:rsidDel="00884637">
          <w:rPr>
            <w:color w:val="000000"/>
          </w:rPr>
          <w:delText>document: a general vision of the core project’s requirements, key features, and main constraints.</w:delText>
        </w:r>
      </w:del>
    </w:p>
    <w:p w:rsidR="00A4489A" w:rsidRPr="00A4489A" w:rsidDel="00884637" w:rsidRDefault="00A4489A" w:rsidP="006F7F7C">
      <w:pPr>
        <w:numPr>
          <w:ilvl w:val="0"/>
          <w:numId w:val="15"/>
        </w:numPr>
        <w:rPr>
          <w:del w:id="2143" w:author="Kazy Nguyen" w:date="2018-05-13T15:34:00Z"/>
          <w:color w:val="000000"/>
        </w:rPr>
      </w:pPr>
      <w:del w:id="2144" w:author="Kazy Nguyen" w:date="2018-05-13T15:34:00Z">
        <w:r w:rsidRPr="00A4489A" w:rsidDel="00884637">
          <w:rPr>
            <w:color w:val="000000"/>
          </w:rPr>
          <w:delText>An initial use case model (10 % - 20 % complete)</w:delText>
        </w:r>
      </w:del>
    </w:p>
    <w:p w:rsidR="00A4489A" w:rsidRPr="001A3C04" w:rsidDel="00884637" w:rsidRDefault="00A4489A" w:rsidP="001A3C04">
      <w:pPr>
        <w:numPr>
          <w:ilvl w:val="0"/>
          <w:numId w:val="15"/>
        </w:numPr>
        <w:rPr>
          <w:del w:id="2145" w:author="Kazy Nguyen" w:date="2018-05-13T15:34:00Z"/>
          <w:color w:val="000000"/>
        </w:rPr>
      </w:pPr>
      <w:del w:id="2146" w:author="Kazy Nguyen" w:date="2018-05-13T15:34:00Z">
        <w:r w:rsidRPr="00A4489A" w:rsidDel="00884637">
          <w:rPr>
            <w:color w:val="000000"/>
          </w:rPr>
          <w:delText>An initial project glossary (may be also partially expressed as a domain</w:delText>
        </w:r>
        <w:r w:rsidR="001A3C04" w:rsidDel="00884637">
          <w:rPr>
            <w:color w:val="000000"/>
          </w:rPr>
          <w:delText xml:space="preserve"> </w:delText>
        </w:r>
        <w:r w:rsidRPr="001A3C04" w:rsidDel="00884637">
          <w:rPr>
            <w:color w:val="000000"/>
          </w:rPr>
          <w:delText>model)</w:delText>
        </w:r>
      </w:del>
    </w:p>
    <w:p w:rsidR="00A4489A" w:rsidRPr="00A4489A" w:rsidDel="00884637" w:rsidRDefault="00A4489A" w:rsidP="006F7F7C">
      <w:pPr>
        <w:numPr>
          <w:ilvl w:val="0"/>
          <w:numId w:val="15"/>
        </w:numPr>
        <w:rPr>
          <w:del w:id="2147" w:author="Kazy Nguyen" w:date="2018-05-13T15:34:00Z"/>
          <w:color w:val="000000"/>
        </w:rPr>
      </w:pPr>
      <w:del w:id="2148" w:author="Kazy Nguyen" w:date="2018-05-13T15:34:00Z">
        <w:r w:rsidRPr="00A4489A" w:rsidDel="00884637">
          <w:rPr>
            <w:color w:val="000000"/>
          </w:rPr>
          <w:delText>An initial business case, which includes business con</w:delText>
        </w:r>
        <w:r w:rsidR="001A3C04" w:rsidDel="00884637">
          <w:rPr>
            <w:color w:val="000000"/>
          </w:rPr>
          <w:delText xml:space="preserve">text, success criteria (revenue </w:delText>
        </w:r>
        <w:r w:rsidRPr="00A4489A" w:rsidDel="00884637">
          <w:rPr>
            <w:color w:val="000000"/>
          </w:rPr>
          <w:delText>projection, market recognition etc.), and financial prognosis.</w:delText>
        </w:r>
      </w:del>
    </w:p>
    <w:p w:rsidR="00A4489A" w:rsidRPr="00A4489A" w:rsidDel="00884637" w:rsidRDefault="00A4489A" w:rsidP="006F7F7C">
      <w:pPr>
        <w:numPr>
          <w:ilvl w:val="0"/>
          <w:numId w:val="15"/>
        </w:numPr>
        <w:rPr>
          <w:del w:id="2149" w:author="Kazy Nguyen" w:date="2018-05-13T15:34:00Z"/>
          <w:color w:val="000000"/>
        </w:rPr>
      </w:pPr>
      <w:del w:id="2150" w:author="Kazy Nguyen" w:date="2018-05-13T15:34:00Z">
        <w:r w:rsidRPr="00A4489A" w:rsidDel="00884637">
          <w:rPr>
            <w:color w:val="000000"/>
          </w:rPr>
          <w:delText>An initial risk assessment</w:delText>
        </w:r>
      </w:del>
    </w:p>
    <w:p w:rsidR="00A4489A" w:rsidRPr="00A4489A" w:rsidDel="00884637" w:rsidRDefault="00A4489A" w:rsidP="006F7F7C">
      <w:pPr>
        <w:numPr>
          <w:ilvl w:val="0"/>
          <w:numId w:val="15"/>
        </w:numPr>
        <w:rPr>
          <w:del w:id="2151" w:author="Kazy Nguyen" w:date="2018-05-13T15:34:00Z"/>
          <w:color w:val="000000"/>
        </w:rPr>
      </w:pPr>
      <w:del w:id="2152" w:author="Kazy Nguyen" w:date="2018-05-13T15:34:00Z">
        <w:r w:rsidRPr="00A4489A" w:rsidDel="00884637">
          <w:rPr>
            <w:color w:val="000000"/>
          </w:rPr>
          <w:delText>A project plan, showing phases and iterations</w:delText>
        </w:r>
      </w:del>
    </w:p>
    <w:p w:rsidR="00A4489A" w:rsidRPr="00A4489A" w:rsidDel="00884637" w:rsidRDefault="00A4489A" w:rsidP="006F7F7C">
      <w:pPr>
        <w:numPr>
          <w:ilvl w:val="0"/>
          <w:numId w:val="15"/>
        </w:numPr>
        <w:rPr>
          <w:del w:id="2153" w:author="Kazy Nguyen" w:date="2018-05-13T15:34:00Z"/>
          <w:color w:val="000000"/>
        </w:rPr>
      </w:pPr>
      <w:del w:id="2154" w:author="Kazy Nguyen" w:date="2018-05-13T15:34:00Z">
        <w:r w:rsidRPr="00A4489A" w:rsidDel="00884637">
          <w:rPr>
            <w:color w:val="000000"/>
          </w:rPr>
          <w:delText>A business model (if necessary)</w:delText>
        </w:r>
      </w:del>
    </w:p>
    <w:p w:rsidR="00A4489A" w:rsidDel="00884637" w:rsidRDefault="00A4489A" w:rsidP="006F7F7C">
      <w:pPr>
        <w:numPr>
          <w:ilvl w:val="0"/>
          <w:numId w:val="15"/>
        </w:numPr>
        <w:rPr>
          <w:del w:id="2155" w:author="Kazy Nguyen" w:date="2018-05-13T15:34:00Z"/>
          <w:color w:val="000000"/>
        </w:rPr>
      </w:pPr>
      <w:del w:id="2156" w:author="Kazy Nguyen" w:date="2018-05-13T15:34:00Z">
        <w:r w:rsidRPr="00A4489A" w:rsidDel="00884637">
          <w:rPr>
            <w:color w:val="000000"/>
          </w:rPr>
          <w:delText>One or several prototypes</w:delText>
        </w:r>
      </w:del>
    </w:p>
    <w:p w:rsidR="00A4489A" w:rsidDel="00884637" w:rsidRDefault="00A4489A">
      <w:pPr>
        <w:pStyle w:val="Heading4"/>
        <w:ind w:left="1260" w:hanging="1260"/>
        <w:rPr>
          <w:del w:id="2157" w:author="Kazy Nguyen" w:date="2018-05-13T15:34:00Z"/>
          <w:lang w:eastAsia="ja-JP"/>
        </w:rPr>
        <w:pPrChange w:id="2158" w:author="Kazy Nguyen" w:date="2018-04-29T17:55:00Z">
          <w:pPr>
            <w:pStyle w:val="Heading5"/>
          </w:pPr>
        </w:pPrChange>
      </w:pPr>
      <w:del w:id="2159" w:author="Kazy Nguyen" w:date="2018-05-13T15:34:00Z">
        <w:r w:rsidDel="00884637">
          <w:rPr>
            <w:lang w:eastAsia="ja-JP"/>
          </w:rPr>
          <w:delText>Elab</w:delText>
        </w:r>
        <w:r w:rsidR="00FE6C2B" w:rsidDel="00884637">
          <w:rPr>
            <w:lang w:eastAsia="ja-JP"/>
          </w:rPr>
          <w:delText>oration phase</w:delText>
        </w:r>
      </w:del>
    </w:p>
    <w:p w:rsidR="00A4489A" w:rsidRPr="00DA1515" w:rsidDel="00884637" w:rsidRDefault="00A4489A" w:rsidP="00DA1515">
      <w:pPr>
        <w:pStyle w:val="NormalWeb"/>
        <w:shd w:val="clear" w:color="auto" w:fill="FFFFFF"/>
        <w:spacing w:before="0" w:after="150" w:line="420" w:lineRule="atLeast"/>
        <w:jc w:val="both"/>
        <w:rPr>
          <w:del w:id="2160" w:author="Kazy Nguyen" w:date="2018-05-13T15:34:00Z"/>
          <w:lang w:eastAsia="ja-JP"/>
        </w:rPr>
      </w:pPr>
      <w:del w:id="2161" w:author="Kazy Nguyen" w:date="2018-05-13T15:34:00Z">
        <w:r w:rsidRPr="00DA1515" w:rsidDel="00884637">
          <w:rPr>
            <w:lang w:eastAsia="ja-JP"/>
          </w:rPr>
          <w:delText>Elaboration phase is the second phase. In this phase, software developer define all system features in detail. The output of this phase are:</w:delText>
        </w:r>
      </w:del>
    </w:p>
    <w:p w:rsidR="00A4489A" w:rsidRPr="00A4489A" w:rsidDel="00884637" w:rsidRDefault="00A4489A" w:rsidP="00A4489A">
      <w:pPr>
        <w:numPr>
          <w:ilvl w:val="0"/>
          <w:numId w:val="15"/>
        </w:numPr>
        <w:rPr>
          <w:del w:id="2162" w:author="Kazy Nguyen" w:date="2018-05-13T15:34:00Z"/>
          <w:color w:val="000000"/>
        </w:rPr>
      </w:pPr>
      <w:del w:id="2163" w:author="Kazy Nguyen" w:date="2018-05-13T15:34:00Z">
        <w:r w:rsidDel="00884637">
          <w:rPr>
            <w:color w:val="000000"/>
          </w:rPr>
          <w:delText xml:space="preserve"> A</w:delText>
        </w:r>
        <w:r w:rsidRPr="00A4489A" w:rsidDel="00884637">
          <w:rPr>
            <w:color w:val="000000"/>
          </w:rPr>
          <w:delText xml:space="preserve"> use case</w:delText>
        </w:r>
        <w:r w:rsidR="005E758A" w:rsidDel="00884637">
          <w:rPr>
            <w:color w:val="000000"/>
          </w:rPr>
          <w:delText xml:space="preserve"> model (at least 80% complete) -</w:delText>
        </w:r>
        <w:r w:rsidRPr="00A4489A" w:rsidDel="00884637">
          <w:rPr>
            <w:color w:val="000000"/>
          </w:rPr>
          <w:delText xml:space="preserve"> all use cases and actors have been identified, and most use case descriptions have been developed.</w:delText>
        </w:r>
      </w:del>
    </w:p>
    <w:p w:rsidR="00A4489A" w:rsidRPr="00A4489A" w:rsidDel="00884637" w:rsidRDefault="00A4489A" w:rsidP="00A4489A">
      <w:pPr>
        <w:numPr>
          <w:ilvl w:val="0"/>
          <w:numId w:val="15"/>
        </w:numPr>
        <w:rPr>
          <w:del w:id="2164" w:author="Kazy Nguyen" w:date="2018-05-13T15:34:00Z"/>
          <w:color w:val="000000"/>
        </w:rPr>
      </w:pPr>
      <w:del w:id="2165" w:author="Kazy Nguyen" w:date="2018-05-13T15:34:00Z">
        <w:r w:rsidDel="00884637">
          <w:rPr>
            <w:color w:val="000000"/>
          </w:rPr>
          <w:delText>S</w:delText>
        </w:r>
        <w:r w:rsidRPr="00A4489A" w:rsidDel="00884637">
          <w:rPr>
            <w:color w:val="000000"/>
          </w:rPr>
          <w:delText>upplementary requirements capturing the non-functional requirements and other requirements that are not associated with a specific use case.</w:delText>
        </w:r>
      </w:del>
    </w:p>
    <w:p w:rsidR="00A4489A" w:rsidRPr="00A4489A" w:rsidDel="00884637" w:rsidRDefault="00A4489A" w:rsidP="00A4489A">
      <w:pPr>
        <w:numPr>
          <w:ilvl w:val="0"/>
          <w:numId w:val="15"/>
        </w:numPr>
        <w:rPr>
          <w:del w:id="2166" w:author="Kazy Nguyen" w:date="2018-05-13T15:34:00Z"/>
          <w:color w:val="000000"/>
        </w:rPr>
      </w:pPr>
      <w:del w:id="2167" w:author="Kazy Nguyen" w:date="2018-05-13T15:34:00Z">
        <w:r w:rsidDel="00884637">
          <w:rPr>
            <w:color w:val="000000"/>
          </w:rPr>
          <w:delText>A</w:delText>
        </w:r>
        <w:r w:rsidRPr="00A4489A" w:rsidDel="00884637">
          <w:rPr>
            <w:color w:val="000000"/>
          </w:rPr>
          <w:delText xml:space="preserve"> software architecture description</w:delText>
        </w:r>
      </w:del>
    </w:p>
    <w:p w:rsidR="00A4489A" w:rsidRPr="00A4489A" w:rsidDel="00884637" w:rsidRDefault="00A4489A" w:rsidP="00A4489A">
      <w:pPr>
        <w:numPr>
          <w:ilvl w:val="0"/>
          <w:numId w:val="15"/>
        </w:numPr>
        <w:rPr>
          <w:del w:id="2168" w:author="Kazy Nguyen" w:date="2018-05-13T15:34:00Z"/>
          <w:color w:val="000000"/>
        </w:rPr>
      </w:pPr>
      <w:del w:id="2169" w:author="Kazy Nguyen" w:date="2018-05-13T15:34:00Z">
        <w:r w:rsidDel="00884637">
          <w:rPr>
            <w:color w:val="000000"/>
          </w:rPr>
          <w:delText>An</w:delText>
        </w:r>
        <w:r w:rsidRPr="00A4489A" w:rsidDel="00884637">
          <w:rPr>
            <w:color w:val="000000"/>
          </w:rPr>
          <w:delText xml:space="preserve"> executable architectural prototype</w:delText>
        </w:r>
      </w:del>
    </w:p>
    <w:p w:rsidR="00A4489A" w:rsidRPr="00A4489A" w:rsidDel="00884637" w:rsidRDefault="00A4489A" w:rsidP="00A4489A">
      <w:pPr>
        <w:numPr>
          <w:ilvl w:val="0"/>
          <w:numId w:val="15"/>
        </w:numPr>
        <w:rPr>
          <w:del w:id="2170" w:author="Kazy Nguyen" w:date="2018-05-13T15:34:00Z"/>
          <w:color w:val="000000"/>
        </w:rPr>
      </w:pPr>
      <w:del w:id="2171" w:author="Kazy Nguyen" w:date="2018-05-13T15:34:00Z">
        <w:r w:rsidDel="00884637">
          <w:rPr>
            <w:color w:val="000000"/>
          </w:rPr>
          <w:delText>A</w:delText>
        </w:r>
        <w:r w:rsidRPr="00A4489A" w:rsidDel="00884637">
          <w:rPr>
            <w:color w:val="000000"/>
          </w:rPr>
          <w:delText xml:space="preserve"> revised risk list and a revised business case.</w:delText>
        </w:r>
      </w:del>
    </w:p>
    <w:p w:rsidR="00A4489A" w:rsidRPr="00A4489A" w:rsidDel="00884637" w:rsidRDefault="00A4489A" w:rsidP="00A4489A">
      <w:pPr>
        <w:numPr>
          <w:ilvl w:val="0"/>
          <w:numId w:val="15"/>
        </w:numPr>
        <w:rPr>
          <w:del w:id="2172" w:author="Kazy Nguyen" w:date="2018-05-13T15:34:00Z"/>
          <w:color w:val="000000"/>
        </w:rPr>
      </w:pPr>
      <w:del w:id="2173" w:author="Kazy Nguyen" w:date="2018-05-13T15:34:00Z">
        <w:r w:rsidDel="00884637">
          <w:rPr>
            <w:color w:val="000000"/>
          </w:rPr>
          <w:delText>A</w:delText>
        </w:r>
        <w:r w:rsidRPr="00A4489A" w:rsidDel="00884637">
          <w:rPr>
            <w:color w:val="000000"/>
          </w:rPr>
          <w:delText xml:space="preserve"> development plan for the overall project, including the coarse-grained project plan, showing iterations and evaluation criteria for each iteration.</w:delText>
        </w:r>
      </w:del>
    </w:p>
    <w:p w:rsidR="00A4489A" w:rsidRPr="00A4489A" w:rsidDel="00884637" w:rsidRDefault="00A4489A" w:rsidP="00A4489A">
      <w:pPr>
        <w:numPr>
          <w:ilvl w:val="0"/>
          <w:numId w:val="15"/>
        </w:numPr>
        <w:rPr>
          <w:del w:id="2174" w:author="Kazy Nguyen" w:date="2018-05-13T15:34:00Z"/>
          <w:color w:val="000000"/>
        </w:rPr>
      </w:pPr>
      <w:del w:id="2175" w:author="Kazy Nguyen" w:date="2018-05-13T15:34:00Z">
        <w:r w:rsidDel="00884637">
          <w:rPr>
            <w:color w:val="000000"/>
          </w:rPr>
          <w:delText>An</w:delText>
        </w:r>
        <w:r w:rsidRPr="00A4489A" w:rsidDel="00884637">
          <w:rPr>
            <w:color w:val="000000"/>
          </w:rPr>
          <w:delText xml:space="preserve"> updated development case specifying the process to be used. A preliminary user manual (optional)</w:delText>
        </w:r>
      </w:del>
    </w:p>
    <w:p w:rsidR="00A4489A" w:rsidDel="00884637" w:rsidRDefault="00FE6C2B">
      <w:pPr>
        <w:pStyle w:val="Heading4"/>
        <w:ind w:left="1260" w:hanging="1260"/>
        <w:rPr>
          <w:del w:id="2176" w:author="Kazy Nguyen" w:date="2018-05-13T15:34:00Z"/>
          <w:lang w:eastAsia="ja-JP"/>
        </w:rPr>
        <w:pPrChange w:id="2177" w:author="Kazy Nguyen" w:date="2018-04-29T17:55:00Z">
          <w:pPr>
            <w:pStyle w:val="Heading5"/>
          </w:pPr>
        </w:pPrChange>
      </w:pPr>
      <w:del w:id="2178" w:author="Kazy Nguyen" w:date="2018-05-13T15:34:00Z">
        <w:r w:rsidDel="00884637">
          <w:rPr>
            <w:lang w:eastAsia="ja-JP"/>
          </w:rPr>
          <w:delText>Construction phase</w:delText>
        </w:r>
      </w:del>
    </w:p>
    <w:p w:rsidR="00A4489A" w:rsidRPr="00DA1515" w:rsidDel="00884637" w:rsidRDefault="00A4489A" w:rsidP="00A4489A">
      <w:pPr>
        <w:rPr>
          <w:del w:id="2179" w:author="Kazy Nguyen" w:date="2018-05-13T15:34:00Z"/>
          <w:szCs w:val="24"/>
          <w:lang w:eastAsia="ja-JP"/>
        </w:rPr>
      </w:pPr>
      <w:del w:id="2180" w:author="Kazy Nguyen" w:date="2018-05-13T15:34:00Z">
        <w:r w:rsidRPr="00DA1515" w:rsidDel="00884637">
          <w:rPr>
            <w:szCs w:val="24"/>
            <w:lang w:eastAsia="ja-JP"/>
          </w:rPr>
          <w:delText xml:space="preserve">Construction phase is the third phase. In this phase, </w:delText>
        </w:r>
        <w:r w:rsidR="005E758A" w:rsidRPr="00DA1515" w:rsidDel="00884637">
          <w:rPr>
            <w:szCs w:val="24"/>
            <w:lang w:eastAsia="ja-JP"/>
          </w:rPr>
          <w:delText>software developers develop the Software</w:delText>
        </w:r>
        <w:r w:rsidR="005E758A" w:rsidDel="00884637">
          <w:rPr>
            <w:color w:val="000000"/>
          </w:rPr>
          <w:delText xml:space="preserve"> </w:delText>
        </w:r>
        <w:r w:rsidR="005E758A" w:rsidRPr="00DA1515" w:rsidDel="00884637">
          <w:rPr>
            <w:szCs w:val="24"/>
            <w:lang w:eastAsia="ja-JP"/>
          </w:rPr>
          <w:delText>product. The output of this phase are:</w:delText>
        </w:r>
      </w:del>
    </w:p>
    <w:p w:rsidR="005E758A" w:rsidDel="00884637" w:rsidRDefault="005E758A" w:rsidP="005E758A">
      <w:pPr>
        <w:numPr>
          <w:ilvl w:val="0"/>
          <w:numId w:val="15"/>
        </w:numPr>
        <w:rPr>
          <w:del w:id="2181" w:author="Kazy Nguyen" w:date="2018-05-13T15:34:00Z"/>
          <w:color w:val="000000"/>
        </w:rPr>
      </w:pPr>
      <w:del w:id="2182" w:author="Kazy Nguyen" w:date="2018-05-13T15:34:00Z">
        <w:r w:rsidDel="00884637">
          <w:rPr>
            <w:color w:val="000000"/>
          </w:rPr>
          <w:delText>Design documents</w:delText>
        </w:r>
      </w:del>
    </w:p>
    <w:p w:rsidR="005E758A" w:rsidDel="00884637" w:rsidRDefault="005E758A" w:rsidP="005E758A">
      <w:pPr>
        <w:numPr>
          <w:ilvl w:val="0"/>
          <w:numId w:val="15"/>
        </w:numPr>
        <w:rPr>
          <w:del w:id="2183" w:author="Kazy Nguyen" w:date="2018-05-13T15:34:00Z"/>
          <w:color w:val="000000"/>
        </w:rPr>
      </w:pPr>
      <w:del w:id="2184" w:author="Kazy Nguyen" w:date="2018-05-13T15:34:00Z">
        <w:r w:rsidDel="00884637">
          <w:rPr>
            <w:color w:val="000000"/>
          </w:rPr>
          <w:delText>Source code</w:delText>
        </w:r>
      </w:del>
    </w:p>
    <w:p w:rsidR="005E758A" w:rsidDel="00884637" w:rsidRDefault="005E758A" w:rsidP="005E758A">
      <w:pPr>
        <w:numPr>
          <w:ilvl w:val="0"/>
          <w:numId w:val="15"/>
        </w:numPr>
        <w:rPr>
          <w:del w:id="2185" w:author="Kazy Nguyen" w:date="2018-05-13T15:34:00Z"/>
          <w:color w:val="000000"/>
        </w:rPr>
      </w:pPr>
      <w:del w:id="2186" w:author="Kazy Nguyen" w:date="2018-05-13T15:34:00Z">
        <w:r w:rsidDel="00884637">
          <w:rPr>
            <w:color w:val="000000"/>
          </w:rPr>
          <w:delText>The software product</w:delText>
        </w:r>
      </w:del>
    </w:p>
    <w:p w:rsidR="005E758A" w:rsidDel="00884637" w:rsidRDefault="005E758A" w:rsidP="005E758A">
      <w:pPr>
        <w:numPr>
          <w:ilvl w:val="0"/>
          <w:numId w:val="15"/>
        </w:numPr>
        <w:rPr>
          <w:del w:id="2187" w:author="Kazy Nguyen" w:date="2018-05-13T15:34:00Z"/>
          <w:color w:val="000000"/>
        </w:rPr>
      </w:pPr>
      <w:del w:id="2188" w:author="Kazy Nguyen" w:date="2018-05-13T15:34:00Z">
        <w:r w:rsidDel="00884637">
          <w:rPr>
            <w:color w:val="000000"/>
          </w:rPr>
          <w:delText>The user manual</w:delText>
        </w:r>
      </w:del>
    </w:p>
    <w:p w:rsidR="005E758A" w:rsidDel="00884637" w:rsidRDefault="00FE6C2B">
      <w:pPr>
        <w:pStyle w:val="Heading4"/>
        <w:ind w:left="1260" w:hanging="1260"/>
        <w:rPr>
          <w:del w:id="2189" w:author="Kazy Nguyen" w:date="2018-05-13T15:34:00Z"/>
          <w:lang w:eastAsia="ja-JP"/>
        </w:rPr>
        <w:pPrChange w:id="2190" w:author="Kazy Nguyen" w:date="2018-04-29T17:55:00Z">
          <w:pPr>
            <w:pStyle w:val="Heading5"/>
          </w:pPr>
        </w:pPrChange>
      </w:pPr>
      <w:del w:id="2191" w:author="Kazy Nguyen" w:date="2018-05-13T15:34:00Z">
        <w:r w:rsidDel="00884637">
          <w:rPr>
            <w:lang w:eastAsia="ja-JP"/>
          </w:rPr>
          <w:delText>Transition phase</w:delText>
        </w:r>
      </w:del>
    </w:p>
    <w:p w:rsidR="005E758A" w:rsidRPr="00DA1515" w:rsidDel="00884637" w:rsidRDefault="005E758A" w:rsidP="00DA1515">
      <w:pPr>
        <w:pStyle w:val="NormalWeb"/>
        <w:shd w:val="clear" w:color="auto" w:fill="FFFFFF"/>
        <w:spacing w:before="0" w:after="150" w:line="420" w:lineRule="atLeast"/>
        <w:jc w:val="both"/>
        <w:rPr>
          <w:del w:id="2192" w:author="Kazy Nguyen" w:date="2018-05-13T15:34:00Z"/>
          <w:lang w:eastAsia="ja-JP"/>
        </w:rPr>
      </w:pPr>
      <w:del w:id="2193" w:author="Kazy Nguyen" w:date="2018-05-13T15:34:00Z">
        <w:r w:rsidRPr="00DA1515" w:rsidDel="00884637">
          <w:rPr>
            <w:lang w:eastAsia="ja-JP"/>
          </w:rPr>
          <w:delText>Transition phase is the last phase. In this phase, the software developers finish all last steps in development lifecycle and bring up the completed software product to client. The output of this phase are:</w:delText>
        </w:r>
      </w:del>
    </w:p>
    <w:p w:rsidR="005E758A" w:rsidRPr="005E758A" w:rsidDel="00884637" w:rsidRDefault="005E758A" w:rsidP="005E758A">
      <w:pPr>
        <w:numPr>
          <w:ilvl w:val="0"/>
          <w:numId w:val="15"/>
        </w:numPr>
        <w:rPr>
          <w:del w:id="2194" w:author="Kazy Nguyen" w:date="2018-05-13T15:34:00Z"/>
          <w:color w:val="000000"/>
        </w:rPr>
      </w:pPr>
      <w:del w:id="2195" w:author="Kazy Nguyen" w:date="2018-05-13T15:34:00Z">
        <w:r w:rsidDel="00884637">
          <w:rPr>
            <w:color w:val="000000"/>
          </w:rPr>
          <w:delText>B</w:delText>
        </w:r>
        <w:r w:rsidRPr="005E758A" w:rsidDel="00884637">
          <w:rPr>
            <w:color w:val="000000"/>
          </w:rPr>
          <w:delText>eta testing to validate the new system against user expectations</w:delText>
        </w:r>
      </w:del>
    </w:p>
    <w:p w:rsidR="005E758A" w:rsidRPr="005E758A" w:rsidDel="00884637" w:rsidRDefault="005E758A" w:rsidP="005E758A">
      <w:pPr>
        <w:numPr>
          <w:ilvl w:val="0"/>
          <w:numId w:val="15"/>
        </w:numPr>
        <w:rPr>
          <w:del w:id="2196" w:author="Kazy Nguyen" w:date="2018-05-13T15:34:00Z"/>
          <w:color w:val="000000"/>
        </w:rPr>
      </w:pPr>
      <w:del w:id="2197" w:author="Kazy Nguyen" w:date="2018-05-13T15:34:00Z">
        <w:r w:rsidDel="00884637">
          <w:rPr>
            <w:color w:val="000000"/>
          </w:rPr>
          <w:delText>P</w:delText>
        </w:r>
        <w:r w:rsidRPr="005E758A" w:rsidDel="00884637">
          <w:rPr>
            <w:color w:val="000000"/>
          </w:rPr>
          <w:delText>arallel operation with a legacy system that it is replacing</w:delText>
        </w:r>
      </w:del>
    </w:p>
    <w:p w:rsidR="005E758A" w:rsidRPr="005E758A" w:rsidDel="00884637" w:rsidRDefault="005E758A" w:rsidP="005E758A">
      <w:pPr>
        <w:numPr>
          <w:ilvl w:val="0"/>
          <w:numId w:val="15"/>
        </w:numPr>
        <w:rPr>
          <w:del w:id="2198" w:author="Kazy Nguyen" w:date="2018-05-13T15:34:00Z"/>
          <w:color w:val="000000"/>
        </w:rPr>
      </w:pPr>
      <w:del w:id="2199" w:author="Kazy Nguyen" w:date="2018-05-13T15:34:00Z">
        <w:r w:rsidDel="00884637">
          <w:rPr>
            <w:color w:val="000000"/>
          </w:rPr>
          <w:delText>C</w:delText>
        </w:r>
        <w:r w:rsidRPr="005E758A" w:rsidDel="00884637">
          <w:rPr>
            <w:color w:val="000000"/>
          </w:rPr>
          <w:delText>onversion of operational databases</w:delText>
        </w:r>
      </w:del>
    </w:p>
    <w:p w:rsidR="005E758A" w:rsidRPr="005E758A" w:rsidDel="00884637" w:rsidRDefault="005E758A" w:rsidP="005E758A">
      <w:pPr>
        <w:numPr>
          <w:ilvl w:val="0"/>
          <w:numId w:val="15"/>
        </w:numPr>
        <w:rPr>
          <w:del w:id="2200" w:author="Kazy Nguyen" w:date="2018-05-13T15:34:00Z"/>
          <w:color w:val="000000"/>
        </w:rPr>
      </w:pPr>
      <w:del w:id="2201" w:author="Kazy Nguyen" w:date="2018-05-13T15:34:00Z">
        <w:r w:rsidDel="00884637">
          <w:rPr>
            <w:color w:val="000000"/>
          </w:rPr>
          <w:delText>T</w:delText>
        </w:r>
        <w:r w:rsidRPr="005E758A" w:rsidDel="00884637">
          <w:rPr>
            <w:color w:val="000000"/>
          </w:rPr>
          <w:delText>raining of users and maintainers</w:delText>
        </w:r>
      </w:del>
    </w:p>
    <w:p w:rsidR="00112168" w:rsidRPr="00DA1515" w:rsidDel="00884637" w:rsidRDefault="005E758A" w:rsidP="00112168">
      <w:pPr>
        <w:numPr>
          <w:ilvl w:val="0"/>
          <w:numId w:val="15"/>
        </w:numPr>
        <w:rPr>
          <w:del w:id="2202" w:author="Kazy Nguyen" w:date="2018-05-13T15:34:00Z"/>
          <w:color w:val="000000"/>
        </w:rPr>
      </w:pPr>
      <w:del w:id="2203" w:author="Kazy Nguyen" w:date="2018-05-13T15:34:00Z">
        <w:r w:rsidDel="00884637">
          <w:rPr>
            <w:color w:val="000000"/>
          </w:rPr>
          <w:delText>R</w:delText>
        </w:r>
        <w:r w:rsidRPr="005E758A" w:rsidDel="00884637">
          <w:rPr>
            <w:color w:val="000000"/>
          </w:rPr>
          <w:delText>olling-out the product to the marketing, distribution, and sales teams</w:delText>
        </w:r>
      </w:del>
    </w:p>
    <w:p w:rsidR="005E758A" w:rsidRPr="000A37BD" w:rsidDel="00884637" w:rsidRDefault="00FE6C2B" w:rsidP="00DA1515">
      <w:pPr>
        <w:pStyle w:val="NormalWeb"/>
        <w:shd w:val="clear" w:color="auto" w:fill="FFFFFF"/>
        <w:spacing w:before="0" w:after="150" w:line="420" w:lineRule="atLeast"/>
        <w:jc w:val="both"/>
        <w:rPr>
          <w:del w:id="2204" w:author="Kazy Nguyen" w:date="2018-05-13T15:34:00Z"/>
          <w:b/>
        </w:rPr>
      </w:pPr>
      <w:del w:id="2205" w:author="Kazy Nguyen" w:date="2018-05-13T15:34:00Z">
        <w:r w:rsidRPr="000A37BD" w:rsidDel="00884637">
          <w:rPr>
            <w:b/>
          </w:rPr>
          <w:delText xml:space="preserve">Core </w:delText>
        </w:r>
        <w:r w:rsidRPr="000A37BD" w:rsidDel="00884637">
          <w:rPr>
            <w:b/>
            <w:lang w:eastAsia="ja-JP"/>
          </w:rPr>
          <w:delText>process</w:delText>
        </w:r>
        <w:r w:rsidRPr="000A37BD" w:rsidDel="00884637">
          <w:rPr>
            <w:b/>
          </w:rPr>
          <w:delText>:</w:delText>
        </w:r>
      </w:del>
    </w:p>
    <w:p w:rsidR="00FE6C2B" w:rsidRPr="00DA1515" w:rsidDel="00884637" w:rsidRDefault="00112168" w:rsidP="00DA1515">
      <w:pPr>
        <w:pStyle w:val="NormalWeb"/>
        <w:shd w:val="clear" w:color="auto" w:fill="FFFFFF"/>
        <w:spacing w:before="0" w:after="150" w:line="420" w:lineRule="atLeast"/>
        <w:jc w:val="both"/>
        <w:rPr>
          <w:del w:id="2206" w:author="Kazy Nguyen" w:date="2018-05-13T15:34:00Z"/>
          <w:lang w:eastAsia="ja-JP"/>
        </w:rPr>
      </w:pPr>
      <w:del w:id="2207" w:author="Kazy Nguyen" w:date="2018-05-13T15:34:00Z">
        <w:r w:rsidRPr="00DA1515" w:rsidDel="00884637">
          <w:rPr>
            <w:lang w:eastAsia="ja-JP"/>
          </w:rPr>
          <w:delText>RUF defined that core process divides the Development phase into logical core phase (workflows). There are 6 core workflows:</w:delText>
        </w:r>
      </w:del>
    </w:p>
    <w:p w:rsidR="00112168" w:rsidDel="00884637" w:rsidRDefault="00112168" w:rsidP="00112168">
      <w:pPr>
        <w:numPr>
          <w:ilvl w:val="0"/>
          <w:numId w:val="15"/>
        </w:numPr>
        <w:rPr>
          <w:del w:id="2208" w:author="Kazy Nguyen" w:date="2018-05-13T15:34:00Z"/>
          <w:color w:val="000000"/>
        </w:rPr>
      </w:pPr>
      <w:del w:id="2209" w:author="Kazy Nguyen" w:date="2018-05-13T15:34:00Z">
        <w:r w:rsidDel="00884637">
          <w:rPr>
            <w:color w:val="000000"/>
          </w:rPr>
          <w:delText>Business modeling</w:delText>
        </w:r>
      </w:del>
    </w:p>
    <w:p w:rsidR="00112168" w:rsidDel="00884637" w:rsidRDefault="00112168" w:rsidP="00112168">
      <w:pPr>
        <w:numPr>
          <w:ilvl w:val="0"/>
          <w:numId w:val="15"/>
        </w:numPr>
        <w:rPr>
          <w:del w:id="2210" w:author="Kazy Nguyen" w:date="2018-05-13T15:34:00Z"/>
          <w:color w:val="000000"/>
        </w:rPr>
      </w:pPr>
      <w:del w:id="2211" w:author="Kazy Nguyen" w:date="2018-05-13T15:34:00Z">
        <w:r w:rsidDel="00884637">
          <w:rPr>
            <w:color w:val="000000"/>
          </w:rPr>
          <w:delText>Requirements</w:delText>
        </w:r>
      </w:del>
    </w:p>
    <w:p w:rsidR="00112168" w:rsidDel="00884637" w:rsidRDefault="00112168" w:rsidP="00112168">
      <w:pPr>
        <w:numPr>
          <w:ilvl w:val="0"/>
          <w:numId w:val="15"/>
        </w:numPr>
        <w:rPr>
          <w:del w:id="2212" w:author="Kazy Nguyen" w:date="2018-05-13T15:34:00Z"/>
          <w:color w:val="000000"/>
        </w:rPr>
      </w:pPr>
      <w:del w:id="2213" w:author="Kazy Nguyen" w:date="2018-05-13T15:34:00Z">
        <w:r w:rsidDel="00884637">
          <w:rPr>
            <w:color w:val="000000"/>
          </w:rPr>
          <w:delText>Analysis &amp; design</w:delText>
        </w:r>
      </w:del>
    </w:p>
    <w:p w:rsidR="00112168" w:rsidDel="00884637" w:rsidRDefault="00112168" w:rsidP="00112168">
      <w:pPr>
        <w:numPr>
          <w:ilvl w:val="0"/>
          <w:numId w:val="15"/>
        </w:numPr>
        <w:rPr>
          <w:del w:id="2214" w:author="Kazy Nguyen" w:date="2018-05-13T15:34:00Z"/>
          <w:color w:val="000000"/>
        </w:rPr>
      </w:pPr>
      <w:del w:id="2215" w:author="Kazy Nguyen" w:date="2018-05-13T15:34:00Z">
        <w:r w:rsidDel="00884637">
          <w:rPr>
            <w:color w:val="000000"/>
          </w:rPr>
          <w:delText>Implementation</w:delText>
        </w:r>
      </w:del>
    </w:p>
    <w:p w:rsidR="00112168" w:rsidDel="00884637" w:rsidRDefault="00112168" w:rsidP="00112168">
      <w:pPr>
        <w:numPr>
          <w:ilvl w:val="0"/>
          <w:numId w:val="15"/>
        </w:numPr>
        <w:rPr>
          <w:del w:id="2216" w:author="Kazy Nguyen" w:date="2018-05-13T15:34:00Z"/>
          <w:color w:val="000000"/>
        </w:rPr>
      </w:pPr>
      <w:del w:id="2217" w:author="Kazy Nguyen" w:date="2018-05-13T15:34:00Z">
        <w:r w:rsidDel="00884637">
          <w:rPr>
            <w:color w:val="000000"/>
          </w:rPr>
          <w:delText>Test</w:delText>
        </w:r>
      </w:del>
    </w:p>
    <w:p w:rsidR="00112168" w:rsidRPr="00A4489A" w:rsidDel="00884637" w:rsidRDefault="00112168" w:rsidP="00112168">
      <w:pPr>
        <w:numPr>
          <w:ilvl w:val="0"/>
          <w:numId w:val="15"/>
        </w:numPr>
        <w:rPr>
          <w:del w:id="2218" w:author="Kazy Nguyen" w:date="2018-05-13T15:34:00Z"/>
          <w:color w:val="000000"/>
        </w:rPr>
      </w:pPr>
      <w:del w:id="2219" w:author="Kazy Nguyen" w:date="2018-05-13T15:34:00Z">
        <w:r w:rsidDel="00884637">
          <w:rPr>
            <w:color w:val="000000"/>
          </w:rPr>
          <w:delText>Deployment</w:delText>
        </w:r>
      </w:del>
    </w:p>
    <w:p w:rsidR="006F7F7C" w:rsidDel="00884637" w:rsidRDefault="00112168">
      <w:pPr>
        <w:pStyle w:val="Heading4"/>
        <w:ind w:left="1260" w:hanging="1260"/>
        <w:rPr>
          <w:del w:id="2220" w:author="Kazy Nguyen" w:date="2018-05-13T15:34:00Z"/>
          <w:lang w:eastAsia="ja-JP"/>
        </w:rPr>
        <w:pPrChange w:id="2221" w:author="Kazy Nguyen" w:date="2018-04-29T17:55:00Z">
          <w:pPr>
            <w:pStyle w:val="Heading5"/>
          </w:pPr>
        </w:pPrChange>
      </w:pPr>
      <w:del w:id="2222" w:author="Kazy Nguyen" w:date="2018-05-13T15:34:00Z">
        <w:r w:rsidDel="00884637">
          <w:rPr>
            <w:lang w:eastAsia="ja-JP"/>
          </w:rPr>
          <w:delText>Business modeling</w:delText>
        </w:r>
      </w:del>
    </w:p>
    <w:p w:rsidR="00112168" w:rsidRPr="00DA1515" w:rsidDel="00884637" w:rsidRDefault="00112168" w:rsidP="00DA1515">
      <w:pPr>
        <w:pStyle w:val="NormalWeb"/>
        <w:shd w:val="clear" w:color="auto" w:fill="FFFFFF"/>
        <w:spacing w:before="0" w:after="150" w:line="420" w:lineRule="atLeast"/>
        <w:jc w:val="both"/>
        <w:rPr>
          <w:del w:id="2223" w:author="Kazy Nguyen" w:date="2018-05-13T15:34:00Z"/>
          <w:lang w:eastAsia="ja-JP"/>
        </w:rPr>
      </w:pPr>
      <w:del w:id="2224" w:author="Kazy Nguyen" w:date="2018-05-13T15:34:00Z">
        <w:r w:rsidRPr="00DA1515" w:rsidDel="00884637">
          <w:rPr>
            <w:lang w:eastAsia="ja-JP"/>
          </w:rPr>
          <w:delText>One of the biggest issue in development phase is the lack of communication/misunderstanding between Software development team and Business department. It will lead to an inaccurate interpretation of business requirements.</w:delText>
        </w:r>
        <w:r w:rsidR="00BC7A4C" w:rsidRPr="00DA1515" w:rsidDel="00884637">
          <w:rPr>
            <w:lang w:eastAsia="ja-JP"/>
          </w:rPr>
          <w:delText xml:space="preserve"> To solve this problem, RUF provides common language/patterns understandable by both departments. That is business modeling.</w:delText>
        </w:r>
        <w:r w:rsidRPr="00DA1515" w:rsidDel="00884637">
          <w:rPr>
            <w:lang w:eastAsia="ja-JP"/>
          </w:rPr>
          <w:delText xml:space="preserve"> </w:delText>
        </w:r>
      </w:del>
    </w:p>
    <w:p w:rsidR="00112168" w:rsidDel="00884637" w:rsidRDefault="00112168">
      <w:pPr>
        <w:pStyle w:val="Heading4"/>
        <w:ind w:left="1260" w:hanging="1260"/>
        <w:rPr>
          <w:del w:id="2225" w:author="Kazy Nguyen" w:date="2018-05-13T15:34:00Z"/>
          <w:lang w:eastAsia="ja-JP"/>
        </w:rPr>
        <w:pPrChange w:id="2226" w:author="Kazy Nguyen" w:date="2018-04-29T17:55:00Z">
          <w:pPr>
            <w:pStyle w:val="Heading5"/>
          </w:pPr>
        </w:pPrChange>
      </w:pPr>
      <w:del w:id="2227" w:author="Kazy Nguyen" w:date="2018-05-13T15:34:00Z">
        <w:r w:rsidDel="00884637">
          <w:rPr>
            <w:lang w:eastAsia="ja-JP"/>
          </w:rPr>
          <w:delText>Requirements</w:delText>
        </w:r>
      </w:del>
    </w:p>
    <w:p w:rsidR="00676578" w:rsidRPr="00DA1515" w:rsidDel="00884637" w:rsidRDefault="00C9021E" w:rsidP="00DA1515">
      <w:pPr>
        <w:pStyle w:val="NormalWeb"/>
        <w:shd w:val="clear" w:color="auto" w:fill="FFFFFF"/>
        <w:spacing w:before="0" w:after="150" w:line="420" w:lineRule="atLeast"/>
        <w:jc w:val="both"/>
        <w:rPr>
          <w:del w:id="2228" w:author="Kazy Nguyen" w:date="2018-05-13T15:34:00Z"/>
          <w:lang w:eastAsia="ja-JP"/>
        </w:rPr>
      </w:pPr>
      <w:del w:id="2229" w:author="Kazy Nguyen" w:date="2018-05-13T15:34:00Z">
        <w:r w:rsidRPr="00DA1515" w:rsidDel="00884637">
          <w:rPr>
            <w:lang w:eastAsia="ja-JP"/>
          </w:rPr>
          <w:delText>Softw</w:delText>
        </w:r>
        <w:r w:rsidR="00676578" w:rsidRPr="00DA1515" w:rsidDel="00884637">
          <w:rPr>
            <w:lang w:eastAsia="ja-JP"/>
          </w:rPr>
          <w:delText xml:space="preserve">are requirements is a field </w:delText>
        </w:r>
        <w:r w:rsidRPr="00DA1515" w:rsidDel="00884637">
          <w:rPr>
            <w:lang w:eastAsia="ja-JP"/>
          </w:rPr>
          <w:delText>in software engineering that deals with establishing the needs of stakeholders that are to be solved by software.</w:delText>
        </w:r>
      </w:del>
    </w:p>
    <w:p w:rsidR="00C9021E" w:rsidRPr="00DA1515" w:rsidDel="00884637" w:rsidRDefault="00C9021E" w:rsidP="00DA1515">
      <w:pPr>
        <w:pStyle w:val="NormalWeb"/>
        <w:shd w:val="clear" w:color="auto" w:fill="FFFFFF"/>
        <w:spacing w:before="0" w:after="150" w:line="420" w:lineRule="atLeast"/>
        <w:jc w:val="both"/>
        <w:rPr>
          <w:del w:id="2230" w:author="Kazy Nguyen" w:date="2018-05-13T15:34:00Z"/>
          <w:lang w:eastAsia="ja-JP"/>
        </w:rPr>
      </w:pPr>
      <w:del w:id="2231" w:author="Kazy Nguyen" w:date="2018-05-13T15:34:00Z">
        <w:r w:rsidRPr="00DA1515" w:rsidDel="00884637">
          <w:rPr>
            <w:lang w:eastAsia="ja-JP"/>
          </w:rPr>
          <w:delText>The</w:delText>
        </w:r>
        <w:r w:rsidR="00200F51" w:rsidRPr="00DA1515" w:rsidDel="00884637">
          <w:rPr>
            <w:lang w:eastAsia="ja-JP"/>
          </w:rPr>
          <w:delText xml:space="preserve"> goal of Requirement </w:delText>
        </w:r>
        <w:r w:rsidR="007F2221" w:rsidRPr="00DA1515" w:rsidDel="00884637">
          <w:rPr>
            <w:lang w:eastAsia="ja-JP"/>
          </w:rPr>
          <w:delText>workflow is to define all need</w:delText>
        </w:r>
        <w:r w:rsidR="00200F51" w:rsidRPr="00DA1515" w:rsidDel="00884637">
          <w:rPr>
            <w:lang w:eastAsia="ja-JP"/>
          </w:rPr>
          <w:delText xml:space="preserve"> by user. It should be all functional requirements and non-functional requirement. After this </w:delText>
        </w:r>
        <w:r w:rsidR="007F2221" w:rsidRPr="00DA1515" w:rsidDel="00884637">
          <w:rPr>
            <w:lang w:eastAsia="ja-JP"/>
          </w:rPr>
          <w:delText>phase</w:delText>
        </w:r>
        <w:r w:rsidR="00200F51" w:rsidRPr="00DA1515" w:rsidDel="00884637">
          <w:rPr>
            <w:lang w:eastAsia="ja-JP"/>
          </w:rPr>
          <w:delText xml:space="preserve">, </w:delText>
        </w:r>
        <w:r w:rsidR="007F2221" w:rsidRPr="00DA1515" w:rsidDel="00884637">
          <w:rPr>
            <w:lang w:eastAsia="ja-JP"/>
          </w:rPr>
          <w:delText>software development team can have an overview of system behavior.</w:delText>
        </w:r>
      </w:del>
    </w:p>
    <w:p w:rsidR="00112168" w:rsidDel="00884637" w:rsidRDefault="00112168">
      <w:pPr>
        <w:pStyle w:val="Heading4"/>
        <w:ind w:left="1260" w:hanging="1260"/>
        <w:rPr>
          <w:del w:id="2232" w:author="Kazy Nguyen" w:date="2018-05-13T15:34:00Z"/>
          <w:lang w:eastAsia="ja-JP"/>
        </w:rPr>
        <w:pPrChange w:id="2233" w:author="Kazy Nguyen" w:date="2018-04-29T17:55:00Z">
          <w:pPr>
            <w:pStyle w:val="Heading5"/>
          </w:pPr>
        </w:pPrChange>
      </w:pPr>
      <w:del w:id="2234" w:author="Kazy Nguyen" w:date="2018-05-13T15:34:00Z">
        <w:r w:rsidDel="00884637">
          <w:rPr>
            <w:lang w:eastAsia="ja-JP"/>
          </w:rPr>
          <w:delText>Analysis &amp; design</w:delText>
        </w:r>
      </w:del>
    </w:p>
    <w:p w:rsidR="00112168" w:rsidRPr="00DA1515" w:rsidDel="00884637" w:rsidRDefault="007F2221" w:rsidP="00DA1515">
      <w:pPr>
        <w:pStyle w:val="NormalWeb"/>
        <w:shd w:val="clear" w:color="auto" w:fill="FFFFFF"/>
        <w:spacing w:before="0" w:after="150" w:line="420" w:lineRule="atLeast"/>
        <w:jc w:val="both"/>
        <w:rPr>
          <w:del w:id="2235" w:author="Kazy Nguyen" w:date="2018-05-13T15:34:00Z"/>
          <w:lang w:eastAsia="ja-JP"/>
        </w:rPr>
      </w:pPr>
      <w:del w:id="2236" w:author="Kazy Nguyen" w:date="2018-05-13T15:34:00Z">
        <w:r w:rsidRPr="00DA1515" w:rsidDel="00884637">
          <w:rPr>
            <w:lang w:eastAsia="ja-JP"/>
          </w:rPr>
          <w:delText xml:space="preserve">In this phase, based of output of Requirement phase, </w:delText>
        </w:r>
        <w:r w:rsidR="00441116" w:rsidRPr="00DA1515" w:rsidDel="00884637">
          <w:rPr>
            <w:lang w:eastAsia="ja-JP"/>
          </w:rPr>
          <w:delText>the design model of project will be created. The software development team will have a detail view of how system will be and the way to develop the system.</w:delText>
        </w:r>
      </w:del>
    </w:p>
    <w:p w:rsidR="00112168" w:rsidDel="00884637" w:rsidRDefault="00112168">
      <w:pPr>
        <w:pStyle w:val="Heading4"/>
        <w:ind w:left="1260" w:hanging="1260"/>
        <w:rPr>
          <w:del w:id="2237" w:author="Kazy Nguyen" w:date="2018-05-13T15:34:00Z"/>
          <w:lang w:eastAsia="ja-JP"/>
        </w:rPr>
        <w:pPrChange w:id="2238" w:author="Kazy Nguyen" w:date="2018-04-29T17:55:00Z">
          <w:pPr>
            <w:pStyle w:val="Heading5"/>
          </w:pPr>
        </w:pPrChange>
      </w:pPr>
      <w:del w:id="2239" w:author="Kazy Nguyen" w:date="2018-05-13T15:34:00Z">
        <w:r w:rsidDel="00884637">
          <w:rPr>
            <w:lang w:eastAsia="ja-JP"/>
          </w:rPr>
          <w:delText>Implementation</w:delText>
        </w:r>
      </w:del>
    </w:p>
    <w:p w:rsidR="00112168" w:rsidRPr="00DA1515" w:rsidDel="00884637" w:rsidRDefault="00441116" w:rsidP="00DA1515">
      <w:pPr>
        <w:pStyle w:val="NormalWeb"/>
        <w:shd w:val="clear" w:color="auto" w:fill="FFFFFF"/>
        <w:spacing w:before="0" w:after="150" w:line="420" w:lineRule="atLeast"/>
        <w:jc w:val="both"/>
        <w:rPr>
          <w:del w:id="2240" w:author="Kazy Nguyen" w:date="2018-05-13T15:34:00Z"/>
          <w:lang w:eastAsia="ja-JP"/>
        </w:rPr>
      </w:pPr>
      <w:del w:id="2241" w:author="Kazy Nguyen" w:date="2018-05-13T15:34:00Z">
        <w:r w:rsidRPr="00DA1515" w:rsidDel="00884637">
          <w:rPr>
            <w:lang w:eastAsia="ja-JP"/>
          </w:rPr>
          <w:delText>In this</w:delText>
        </w:r>
        <w:r w:rsidR="00EF4BD3" w:rsidRPr="00DA1515" w:rsidDel="00884637">
          <w:rPr>
            <w:lang w:eastAsia="ja-JP"/>
          </w:rPr>
          <w:delText xml:space="preserve"> Implementation</w:delText>
        </w:r>
        <w:r w:rsidRPr="00DA1515" w:rsidDel="00884637">
          <w:rPr>
            <w:lang w:eastAsia="ja-JP"/>
          </w:rPr>
          <w:delText xml:space="preserve"> phase, the system will be created by Software development team.</w:delText>
        </w:r>
        <w:r w:rsidR="00EF4BD3" w:rsidRPr="00DA1515" w:rsidDel="00884637">
          <w:rPr>
            <w:lang w:eastAsia="ja-JP"/>
          </w:rPr>
          <w:delText xml:space="preserve"> The goals are:</w:delText>
        </w:r>
      </w:del>
    </w:p>
    <w:p w:rsidR="00EF4BD3" w:rsidRPr="00DA1515" w:rsidDel="00884637" w:rsidRDefault="00EF4BD3" w:rsidP="00DA1515">
      <w:pPr>
        <w:pStyle w:val="NormalWeb"/>
        <w:numPr>
          <w:ilvl w:val="0"/>
          <w:numId w:val="27"/>
        </w:numPr>
        <w:shd w:val="clear" w:color="auto" w:fill="FFFFFF"/>
        <w:spacing w:before="0" w:after="150" w:line="420" w:lineRule="atLeast"/>
        <w:jc w:val="both"/>
        <w:rPr>
          <w:del w:id="2242" w:author="Kazy Nguyen" w:date="2018-05-13T15:34:00Z"/>
          <w:lang w:eastAsia="ja-JP"/>
        </w:rPr>
      </w:pPr>
      <w:del w:id="2243" w:author="Kazy Nguyen" w:date="2018-05-13T15:34:00Z">
        <w:r w:rsidRPr="00DA1515" w:rsidDel="00884637">
          <w:rPr>
            <w:lang w:eastAsia="ja-JP"/>
          </w:rPr>
          <w:delText>All components that make up the system will be created</w:delText>
        </w:r>
      </w:del>
    </w:p>
    <w:p w:rsidR="00EF4BD3" w:rsidRPr="00DA1515" w:rsidDel="00884637" w:rsidRDefault="00EF4BD3" w:rsidP="00DA1515">
      <w:pPr>
        <w:pStyle w:val="NormalWeb"/>
        <w:numPr>
          <w:ilvl w:val="0"/>
          <w:numId w:val="27"/>
        </w:numPr>
        <w:shd w:val="clear" w:color="auto" w:fill="FFFFFF"/>
        <w:spacing w:before="0" w:after="150" w:line="420" w:lineRule="atLeast"/>
        <w:jc w:val="both"/>
        <w:rPr>
          <w:del w:id="2244" w:author="Kazy Nguyen" w:date="2018-05-13T15:34:00Z"/>
          <w:lang w:eastAsia="ja-JP"/>
        </w:rPr>
      </w:pPr>
      <w:del w:id="2245" w:author="Kazy Nguyen" w:date="2018-05-13T15:34:00Z">
        <w:r w:rsidRPr="00DA1515" w:rsidDel="00884637">
          <w:rPr>
            <w:lang w:eastAsia="ja-JP"/>
          </w:rPr>
          <w:delText xml:space="preserve">Classes and objects are implemented and integrated </w:delText>
        </w:r>
      </w:del>
    </w:p>
    <w:p w:rsidR="00EF4BD3" w:rsidRPr="00DA1515" w:rsidDel="00884637" w:rsidRDefault="00EF4BD3" w:rsidP="00DA1515">
      <w:pPr>
        <w:pStyle w:val="NormalWeb"/>
        <w:numPr>
          <w:ilvl w:val="0"/>
          <w:numId w:val="27"/>
        </w:numPr>
        <w:shd w:val="clear" w:color="auto" w:fill="FFFFFF"/>
        <w:spacing w:before="0" w:after="150" w:line="420" w:lineRule="atLeast"/>
        <w:jc w:val="both"/>
        <w:rPr>
          <w:del w:id="2246" w:author="Kazy Nguyen" w:date="2018-05-13T15:34:00Z"/>
          <w:lang w:eastAsia="ja-JP"/>
        </w:rPr>
      </w:pPr>
      <w:del w:id="2247" w:author="Kazy Nguyen" w:date="2018-05-13T15:34:00Z">
        <w:r w:rsidRPr="00DA1515" w:rsidDel="00884637">
          <w:rPr>
            <w:lang w:eastAsia="ja-JP"/>
          </w:rPr>
          <w:delText>The components will be unit tested</w:delText>
        </w:r>
      </w:del>
    </w:p>
    <w:p w:rsidR="00112168" w:rsidDel="00884637" w:rsidRDefault="00112168">
      <w:pPr>
        <w:pStyle w:val="Heading4"/>
        <w:ind w:left="1260" w:hanging="1260"/>
        <w:rPr>
          <w:del w:id="2248" w:author="Kazy Nguyen" w:date="2018-05-13T15:34:00Z"/>
          <w:lang w:eastAsia="ja-JP"/>
        </w:rPr>
        <w:pPrChange w:id="2249" w:author="Kazy Nguyen" w:date="2018-04-29T17:55:00Z">
          <w:pPr>
            <w:pStyle w:val="Heading5"/>
          </w:pPr>
        </w:pPrChange>
      </w:pPr>
      <w:del w:id="2250" w:author="Kazy Nguyen" w:date="2018-05-13T15:34:00Z">
        <w:r w:rsidDel="00884637">
          <w:rPr>
            <w:lang w:eastAsia="ja-JP"/>
          </w:rPr>
          <w:delText>Test</w:delText>
        </w:r>
      </w:del>
    </w:p>
    <w:p w:rsidR="00112168" w:rsidRPr="00DA1515" w:rsidDel="00884637" w:rsidRDefault="00EF4BD3" w:rsidP="00DA1515">
      <w:pPr>
        <w:pStyle w:val="NormalWeb"/>
        <w:shd w:val="clear" w:color="auto" w:fill="FFFFFF"/>
        <w:spacing w:before="0" w:after="150" w:line="420" w:lineRule="atLeast"/>
        <w:jc w:val="both"/>
        <w:rPr>
          <w:del w:id="2251" w:author="Kazy Nguyen" w:date="2018-05-13T15:34:00Z"/>
          <w:lang w:eastAsia="ja-JP"/>
        </w:rPr>
      </w:pPr>
      <w:del w:id="2252" w:author="Kazy Nguyen" w:date="2018-05-13T15:34:00Z">
        <w:r w:rsidRPr="00DA1515" w:rsidDel="00884637">
          <w:rPr>
            <w:lang w:eastAsia="ja-JP"/>
          </w:rPr>
          <w:delText>In this Test phase:</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2253" w:author="Kazy Nguyen" w:date="2018-05-13T15:34:00Z"/>
          <w:lang w:eastAsia="ja-JP"/>
        </w:rPr>
      </w:pPr>
      <w:del w:id="2254" w:author="Kazy Nguyen" w:date="2018-05-13T15:34:00Z">
        <w:r w:rsidRPr="00DA1515" w:rsidDel="00884637">
          <w:rPr>
            <w:lang w:eastAsia="ja-JP"/>
          </w:rPr>
          <w:delText>All components will be tested</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2255" w:author="Kazy Nguyen" w:date="2018-05-13T15:34:00Z"/>
          <w:lang w:eastAsia="ja-JP"/>
        </w:rPr>
      </w:pPr>
      <w:del w:id="2256" w:author="Kazy Nguyen" w:date="2018-05-13T15:34:00Z">
        <w:r w:rsidRPr="00DA1515" w:rsidDel="00884637">
          <w:rPr>
            <w:lang w:eastAsia="ja-JP"/>
          </w:rPr>
          <w:delText>The interaction between objects will be verified</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2257" w:author="Kazy Nguyen" w:date="2018-05-13T15:34:00Z"/>
          <w:lang w:eastAsia="ja-JP"/>
        </w:rPr>
      </w:pPr>
      <w:del w:id="2258" w:author="Kazy Nguyen" w:date="2018-05-13T15:34:00Z">
        <w:r w:rsidRPr="00DA1515" w:rsidDel="00884637">
          <w:rPr>
            <w:lang w:eastAsia="ja-JP"/>
          </w:rPr>
          <w:delText>All requirements (includes functional requirements and non-functional requirements) will be verified and fulfilled</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2259" w:author="Kazy Nguyen" w:date="2018-05-13T15:34:00Z"/>
          <w:lang w:eastAsia="ja-JP"/>
        </w:rPr>
      </w:pPr>
      <w:del w:id="2260" w:author="Kazy Nguyen" w:date="2018-05-13T15:34:00Z">
        <w:r w:rsidRPr="00DA1515" w:rsidDel="00884637">
          <w:rPr>
            <w:lang w:eastAsia="ja-JP"/>
          </w:rPr>
          <w:delText>Defects are identified and tracking during this phase</w:delText>
        </w:r>
      </w:del>
    </w:p>
    <w:p w:rsidR="00EF4BD3" w:rsidRPr="00DA1515" w:rsidDel="00884637" w:rsidRDefault="00EF4BD3" w:rsidP="00DA1515">
      <w:pPr>
        <w:pStyle w:val="NormalWeb"/>
        <w:numPr>
          <w:ilvl w:val="0"/>
          <w:numId w:val="28"/>
        </w:numPr>
        <w:shd w:val="clear" w:color="auto" w:fill="FFFFFF"/>
        <w:spacing w:before="0" w:after="150" w:line="420" w:lineRule="atLeast"/>
        <w:jc w:val="both"/>
        <w:rPr>
          <w:del w:id="2261" w:author="Kazy Nguyen" w:date="2018-05-13T15:34:00Z"/>
          <w:lang w:eastAsia="ja-JP"/>
        </w:rPr>
      </w:pPr>
      <w:del w:id="2262" w:author="Kazy Nguyen" w:date="2018-05-13T15:34:00Z">
        <w:r w:rsidRPr="00DA1515" w:rsidDel="00884637">
          <w:rPr>
            <w:lang w:eastAsia="ja-JP"/>
          </w:rPr>
          <w:delText xml:space="preserve">Correction process will be </w:delText>
        </w:r>
        <w:r w:rsidR="00DB6AA1" w:rsidRPr="00DA1515" w:rsidDel="00884637">
          <w:rPr>
            <w:lang w:eastAsia="ja-JP"/>
          </w:rPr>
          <w:delText>started if needed and verified</w:delText>
        </w:r>
      </w:del>
    </w:p>
    <w:p w:rsidR="00112168" w:rsidDel="00884637" w:rsidRDefault="00112168">
      <w:pPr>
        <w:pStyle w:val="Heading4"/>
        <w:ind w:left="1260" w:hanging="1260"/>
        <w:rPr>
          <w:del w:id="2263" w:author="Kazy Nguyen" w:date="2018-05-13T15:34:00Z"/>
          <w:lang w:eastAsia="ja-JP"/>
        </w:rPr>
        <w:pPrChange w:id="2264" w:author="Kazy Nguyen" w:date="2018-04-29T17:55:00Z">
          <w:pPr>
            <w:pStyle w:val="Heading5"/>
          </w:pPr>
        </w:pPrChange>
      </w:pPr>
      <w:del w:id="2265" w:author="Kazy Nguyen" w:date="2018-05-13T15:34:00Z">
        <w:r w:rsidDel="00884637">
          <w:rPr>
            <w:lang w:eastAsia="ja-JP"/>
          </w:rPr>
          <w:delText>Deployment</w:delText>
        </w:r>
      </w:del>
    </w:p>
    <w:p w:rsidR="00112168" w:rsidRPr="00DA1515" w:rsidDel="00884637" w:rsidRDefault="00DB6AA1" w:rsidP="00DA1515">
      <w:pPr>
        <w:pStyle w:val="NormalWeb"/>
        <w:shd w:val="clear" w:color="auto" w:fill="FFFFFF"/>
        <w:spacing w:before="0" w:after="150" w:line="420" w:lineRule="atLeast"/>
        <w:jc w:val="both"/>
        <w:rPr>
          <w:del w:id="2266" w:author="Kazy Nguyen" w:date="2018-05-13T15:34:00Z"/>
          <w:lang w:eastAsia="ja-JP"/>
        </w:rPr>
      </w:pPr>
      <w:del w:id="2267" w:author="Kazy Nguyen" w:date="2018-05-13T15:34:00Z">
        <w:r w:rsidRPr="00DA1515" w:rsidDel="00884637">
          <w:rPr>
            <w:lang w:eastAsia="ja-JP"/>
          </w:rPr>
          <w:delText>In this Deployment phase, the system will be successfully deployed on customer environment. The deployment process includes:</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2268" w:author="Kazy Nguyen" w:date="2018-05-13T15:34:00Z"/>
          <w:lang w:eastAsia="ja-JP"/>
        </w:rPr>
      </w:pPr>
      <w:del w:id="2269" w:author="Kazy Nguyen" w:date="2018-05-13T15:34:00Z">
        <w:r w:rsidRPr="00DA1515" w:rsidDel="00884637">
          <w:rPr>
            <w:lang w:eastAsia="ja-JP"/>
          </w:rPr>
          <w:delText>Packaging the production</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2270" w:author="Kazy Nguyen" w:date="2018-05-13T15:34:00Z"/>
          <w:lang w:eastAsia="ja-JP"/>
        </w:rPr>
      </w:pPr>
      <w:del w:id="2271" w:author="Kazy Nguyen" w:date="2018-05-13T15:34:00Z">
        <w:r w:rsidRPr="00DA1515" w:rsidDel="00884637">
          <w:rPr>
            <w:lang w:eastAsia="ja-JP"/>
          </w:rPr>
          <w:delText>Deploying the production on customer environment</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2272" w:author="Kazy Nguyen" w:date="2018-05-13T15:34:00Z"/>
          <w:lang w:eastAsia="ja-JP"/>
        </w:rPr>
      </w:pPr>
      <w:del w:id="2273" w:author="Kazy Nguyen" w:date="2018-05-13T15:34:00Z">
        <w:r w:rsidRPr="00DA1515" w:rsidDel="00884637">
          <w:rPr>
            <w:lang w:eastAsia="ja-JP"/>
          </w:rPr>
          <w:delText>Planning and conduction user support (if needed)</w:delText>
        </w:r>
      </w:del>
    </w:p>
    <w:p w:rsidR="00DB6AA1" w:rsidRPr="00DA1515" w:rsidDel="00884637" w:rsidRDefault="00DB6AA1" w:rsidP="00DA1515">
      <w:pPr>
        <w:pStyle w:val="NormalWeb"/>
        <w:numPr>
          <w:ilvl w:val="0"/>
          <w:numId w:val="29"/>
        </w:numPr>
        <w:shd w:val="clear" w:color="auto" w:fill="FFFFFF"/>
        <w:spacing w:before="0" w:after="150" w:line="420" w:lineRule="atLeast"/>
        <w:jc w:val="both"/>
        <w:rPr>
          <w:del w:id="2274" w:author="Kazy Nguyen" w:date="2018-05-13T15:34:00Z"/>
          <w:lang w:eastAsia="ja-JP"/>
        </w:rPr>
      </w:pPr>
      <w:del w:id="2275" w:author="Kazy Nguyen" w:date="2018-05-13T15:34:00Z">
        <w:r w:rsidRPr="00DA1515" w:rsidDel="00884637">
          <w:rPr>
            <w:lang w:eastAsia="ja-JP"/>
          </w:rPr>
          <w:delText>Migration data or integrating existing software/system (if needed)</w:delText>
        </w:r>
      </w:del>
    </w:p>
    <w:p w:rsidR="005366D4" w:rsidRPr="00DA1515" w:rsidDel="00884637" w:rsidRDefault="00DB6AA1" w:rsidP="00DA1515">
      <w:pPr>
        <w:pStyle w:val="NormalWeb"/>
        <w:numPr>
          <w:ilvl w:val="0"/>
          <w:numId w:val="29"/>
        </w:numPr>
        <w:shd w:val="clear" w:color="auto" w:fill="FFFFFF"/>
        <w:spacing w:before="0" w:after="150" w:line="420" w:lineRule="atLeast"/>
        <w:jc w:val="both"/>
        <w:rPr>
          <w:del w:id="2276" w:author="Kazy Nguyen" w:date="2018-05-13T15:34:00Z"/>
          <w:lang w:eastAsia="ja-JP"/>
        </w:rPr>
      </w:pPr>
      <w:del w:id="2277" w:author="Kazy Nguyen" w:date="2018-05-13T15:34:00Z">
        <w:r w:rsidRPr="00DA1515" w:rsidDel="00884637">
          <w:rPr>
            <w:lang w:eastAsia="ja-JP"/>
          </w:rPr>
          <w:delText>Formal user acceptance</w:delText>
        </w:r>
      </w:del>
    </w:p>
    <w:p w:rsidR="005366D4" w:rsidRPr="00DA1515" w:rsidDel="00884637" w:rsidRDefault="005366D4" w:rsidP="00DA1515">
      <w:pPr>
        <w:pStyle w:val="NormalWeb"/>
        <w:shd w:val="clear" w:color="auto" w:fill="FFFFFF"/>
        <w:spacing w:before="0" w:after="150" w:line="420" w:lineRule="atLeast"/>
        <w:jc w:val="both"/>
        <w:rPr>
          <w:del w:id="2278" w:author="Kazy Nguyen" w:date="2018-05-13T15:34:00Z"/>
          <w:lang w:eastAsia="ja-JP"/>
        </w:rPr>
      </w:pPr>
      <w:del w:id="2279" w:author="Kazy Nguyen" w:date="2018-05-13T15:34:00Z">
        <w:r w:rsidRPr="00DA1515" w:rsidDel="00884637">
          <w:rPr>
            <w:lang w:eastAsia="ja-JP"/>
          </w:rPr>
          <w:delText>The whole Rational Unified Process is illustrated in figure 2.1</w:delText>
        </w:r>
      </w:del>
    </w:p>
    <w:p w:rsidR="005366D4" w:rsidRPr="00D46648" w:rsidDel="00884637" w:rsidRDefault="005366D4" w:rsidP="005366D4">
      <w:pPr>
        <w:autoSpaceDE w:val="0"/>
        <w:autoSpaceDN w:val="0"/>
        <w:adjustRightInd w:val="0"/>
        <w:spacing w:before="0" w:line="240" w:lineRule="auto"/>
        <w:rPr>
          <w:del w:id="2280" w:author="Kazy Nguyen" w:date="2018-05-13T15:34:00Z"/>
          <w:rFonts w:ascii="URWPalladioL-Roma" w:hAnsi="URWPalladioL-Roma" w:cs="URWPalladioL-Roma"/>
          <w:color w:val="000000"/>
          <w:sz w:val="22"/>
          <w:szCs w:val="22"/>
          <w:lang w:eastAsia="ja-JP"/>
        </w:rPr>
      </w:pPr>
    </w:p>
    <w:p w:rsidR="005366D4" w:rsidRPr="00D46648" w:rsidDel="00884637" w:rsidRDefault="00307F65" w:rsidP="004951F9">
      <w:pPr>
        <w:autoSpaceDE w:val="0"/>
        <w:autoSpaceDN w:val="0"/>
        <w:adjustRightInd w:val="0"/>
        <w:spacing w:before="0" w:line="240" w:lineRule="auto"/>
        <w:jc w:val="center"/>
        <w:rPr>
          <w:del w:id="2281" w:author="Kazy Nguyen" w:date="2018-05-13T15:34:00Z"/>
          <w:rFonts w:ascii="URWPalladioL-Roma" w:hAnsi="URWPalladioL-Roma" w:cs="URWPalladioL-Roma"/>
          <w:color w:val="000000"/>
          <w:sz w:val="22"/>
          <w:szCs w:val="22"/>
          <w:lang w:eastAsia="ja-JP"/>
        </w:rPr>
      </w:pPr>
      <w:del w:id="2282" w:author="Kazy Nguyen" w:date="2018-05-13T15:34:00Z">
        <w:r w:rsidDel="00884637">
          <w:rPr>
            <w:noProof/>
            <w:lang w:eastAsia="en-US"/>
          </w:rPr>
          <w:drawing>
            <wp:inline distT="0" distB="0" distL="0" distR="0" wp14:anchorId="666DB4D8" wp14:editId="19BFB82F">
              <wp:extent cx="4878705" cy="3245485"/>
              <wp:effectExtent l="0" t="0" r="0" b="0"/>
              <wp:docPr id="2" name="Picture 2" descr="Kết quả hình ảnh cho Rational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Rational Unified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8705" cy="3245485"/>
                      </a:xfrm>
                      <a:prstGeom prst="rect">
                        <a:avLst/>
                      </a:prstGeom>
                      <a:noFill/>
                      <a:ln>
                        <a:noFill/>
                      </a:ln>
                    </pic:spPr>
                  </pic:pic>
                </a:graphicData>
              </a:graphic>
            </wp:inline>
          </w:drawing>
        </w:r>
      </w:del>
    </w:p>
    <w:p w:rsidR="005366D4" w:rsidRPr="00D46648" w:rsidDel="00884637" w:rsidRDefault="005366D4" w:rsidP="005366D4">
      <w:pPr>
        <w:autoSpaceDE w:val="0"/>
        <w:autoSpaceDN w:val="0"/>
        <w:adjustRightInd w:val="0"/>
        <w:spacing w:before="0" w:line="240" w:lineRule="auto"/>
        <w:rPr>
          <w:del w:id="2283" w:author="Kazy Nguyen" w:date="2018-05-13T15:34:00Z"/>
          <w:rFonts w:ascii="URWPalladioL-Roma" w:hAnsi="URWPalladioL-Roma" w:cs="URWPalladioL-Roma"/>
          <w:color w:val="000000"/>
          <w:sz w:val="22"/>
          <w:szCs w:val="22"/>
          <w:lang w:eastAsia="ja-JP"/>
        </w:rPr>
      </w:pPr>
      <w:del w:id="2284" w:author="Kazy Nguyen" w:date="2018-05-13T15:34:00Z">
        <w:r w:rsidRPr="00D46648" w:rsidDel="00884637">
          <w:rPr>
            <w:rFonts w:ascii="URWPalladioL-Roma" w:hAnsi="URWPalladioL-Roma" w:cs="URWPalladioL-Roma"/>
            <w:color w:val="000000"/>
            <w:sz w:val="22"/>
            <w:szCs w:val="22"/>
            <w:lang w:eastAsia="ja-JP"/>
          </w:rPr>
          <w:delText>Figure 2.1.: Rational Unified Process</w:delText>
        </w:r>
      </w:del>
    </w:p>
    <w:p w:rsidR="00B60EE2" w:rsidRPr="00D46648" w:rsidDel="00884637" w:rsidRDefault="00B60EE2" w:rsidP="00B60EE2">
      <w:pPr>
        <w:numPr>
          <w:ilvl w:val="0"/>
          <w:numId w:val="14"/>
        </w:numPr>
        <w:autoSpaceDE w:val="0"/>
        <w:autoSpaceDN w:val="0"/>
        <w:adjustRightInd w:val="0"/>
        <w:spacing w:before="0" w:line="240" w:lineRule="auto"/>
        <w:rPr>
          <w:del w:id="2285" w:author="Kazy Nguyen" w:date="2018-05-13T15:34:00Z"/>
          <w:rFonts w:ascii="URWPalladioL-Roma" w:hAnsi="URWPalladioL-Roma" w:cs="URWPalladioL-Roma"/>
          <w:color w:val="000000"/>
          <w:sz w:val="22"/>
          <w:szCs w:val="22"/>
          <w:lang w:eastAsia="ja-JP"/>
        </w:rPr>
      </w:pPr>
    </w:p>
    <w:p w:rsidR="00D645CC" w:rsidRPr="008B6984" w:rsidDel="00884637" w:rsidRDefault="00D645CC" w:rsidP="00362AA1">
      <w:pPr>
        <w:pStyle w:val="Heading3"/>
        <w:rPr>
          <w:del w:id="2286" w:author="Kazy Nguyen" w:date="2018-05-13T15:34:00Z"/>
        </w:rPr>
      </w:pPr>
      <w:bookmarkStart w:id="2287" w:name="_Toc512960805"/>
      <w:del w:id="2288" w:author="Kazy Nguyen" w:date="2018-05-13T15:34:00Z">
        <w:r w:rsidDel="00884637">
          <w:delText>Agile Development</w:delText>
        </w:r>
        <w:bookmarkEnd w:id="2287"/>
      </w:del>
    </w:p>
    <w:p w:rsidR="00784949" w:rsidRPr="00CB6C27" w:rsidDel="00884637" w:rsidRDefault="00784949" w:rsidP="00CB6C27">
      <w:pPr>
        <w:pStyle w:val="NormalWeb"/>
        <w:shd w:val="clear" w:color="auto" w:fill="FFFFFF"/>
        <w:spacing w:before="0" w:after="150" w:line="420" w:lineRule="atLeast"/>
        <w:jc w:val="both"/>
        <w:rPr>
          <w:del w:id="2289" w:author="Kazy Nguyen" w:date="2018-05-13T15:34:00Z"/>
          <w:lang w:eastAsia="ja-JP"/>
        </w:rPr>
      </w:pPr>
      <w:del w:id="2290" w:author="Kazy Nguyen" w:date="2018-05-13T15:34:00Z">
        <w:r w:rsidRPr="00CB6C27" w:rsidDel="00884637">
          <w:rPr>
            <w:lang w:eastAsia="ja-JP"/>
          </w:rPr>
          <w:delText xml:space="preserve">The Agile Manifesto came as the result of a meeting in February 2001 that brought together a number of software and methodology experts, who then defined the Agile Manifesto and Agile Principle. </w:delText>
        </w:r>
        <w:r w:rsidR="002061FE" w:rsidRPr="00CB6C27" w:rsidDel="00884637">
          <w:rPr>
            <w:lang w:eastAsia="ja-JP"/>
          </w:rPr>
          <w:delText>The main purpose</w:delText>
        </w:r>
        <w:r w:rsidR="002747BB" w:rsidRPr="00CB6C27" w:rsidDel="00884637">
          <w:rPr>
            <w:lang w:eastAsia="ja-JP"/>
          </w:rPr>
          <w:delText>s</w:delText>
        </w:r>
        <w:r w:rsidR="002061FE" w:rsidRPr="00CB6C27" w:rsidDel="00884637">
          <w:rPr>
            <w:lang w:eastAsia="ja-JP"/>
          </w:rPr>
          <w:delText xml:space="preserve"> are:</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291" w:author="Kazy Nguyen" w:date="2018-05-13T15:34:00Z"/>
          <w:lang w:eastAsia="ja-JP"/>
        </w:rPr>
      </w:pPr>
      <w:del w:id="2292" w:author="Kazy Nguyen" w:date="2018-05-13T15:34:00Z">
        <w:r w:rsidRPr="00CB6C27" w:rsidDel="00884637">
          <w:rPr>
            <w:lang w:eastAsia="ja-JP"/>
          </w:rPr>
          <w:delText>Individual and interactions over process and tools.</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293" w:author="Kazy Nguyen" w:date="2018-05-13T15:34:00Z"/>
          <w:lang w:eastAsia="ja-JP"/>
        </w:rPr>
      </w:pPr>
      <w:del w:id="2294" w:author="Kazy Nguyen" w:date="2018-05-13T15:34:00Z">
        <w:r w:rsidRPr="00CB6C27" w:rsidDel="00884637">
          <w:rPr>
            <w:lang w:eastAsia="ja-JP"/>
          </w:rPr>
          <w:delText>Working software over comprehensive documentation.</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295" w:author="Kazy Nguyen" w:date="2018-05-13T15:34:00Z"/>
          <w:lang w:eastAsia="ja-JP"/>
        </w:rPr>
      </w:pPr>
      <w:del w:id="2296" w:author="Kazy Nguyen" w:date="2018-05-13T15:34:00Z">
        <w:r w:rsidRPr="00CB6C27" w:rsidDel="00884637">
          <w:rPr>
            <w:lang w:eastAsia="ja-JP"/>
          </w:rPr>
          <w:delText>Customer collaboration over contract negotiation.</w:delText>
        </w:r>
      </w:del>
    </w:p>
    <w:p w:rsidR="00784949" w:rsidRPr="00CB6C27" w:rsidDel="00884637" w:rsidRDefault="00784949" w:rsidP="00CB6C27">
      <w:pPr>
        <w:pStyle w:val="NormalWeb"/>
        <w:numPr>
          <w:ilvl w:val="0"/>
          <w:numId w:val="23"/>
        </w:numPr>
        <w:shd w:val="clear" w:color="auto" w:fill="FFFFFF"/>
        <w:spacing w:before="0" w:after="150" w:line="420" w:lineRule="atLeast"/>
        <w:jc w:val="both"/>
        <w:rPr>
          <w:del w:id="2297" w:author="Kazy Nguyen" w:date="2018-05-13T15:34:00Z"/>
          <w:lang w:eastAsia="ja-JP"/>
        </w:rPr>
      </w:pPr>
      <w:del w:id="2298" w:author="Kazy Nguyen" w:date="2018-05-13T15:34:00Z">
        <w:r w:rsidRPr="00CB6C27" w:rsidDel="00884637">
          <w:rPr>
            <w:lang w:eastAsia="ja-JP"/>
          </w:rPr>
          <w:delText>Responding to change over following a plan.</w:delText>
        </w:r>
      </w:del>
    </w:p>
    <w:p w:rsidR="00784949" w:rsidRPr="00CB6C27" w:rsidDel="00884637" w:rsidRDefault="00784949" w:rsidP="00CB6C27">
      <w:pPr>
        <w:pStyle w:val="NormalWeb"/>
        <w:shd w:val="clear" w:color="auto" w:fill="FFFFFF"/>
        <w:spacing w:before="0" w:after="150" w:line="420" w:lineRule="atLeast"/>
        <w:jc w:val="both"/>
        <w:rPr>
          <w:del w:id="2299" w:author="Kazy Nguyen" w:date="2018-05-13T15:34:00Z"/>
          <w:lang w:eastAsia="ja-JP"/>
        </w:rPr>
      </w:pPr>
      <w:del w:id="2300" w:author="Kazy Nguyen" w:date="2018-05-13T15:34:00Z">
        <w:r w:rsidRPr="00CB6C27" w:rsidDel="00884637">
          <w:rPr>
            <w:lang w:eastAsia="ja-JP"/>
          </w:rPr>
          <w:delText xml:space="preserve">The Agile Manifesto is not set a rules telling us to do one thing instead of another. It is subtler, and more powerful –it guides us to consider project from a value-based perspective. </w:delText>
        </w:r>
      </w:del>
    </w:p>
    <w:p w:rsidR="00784949" w:rsidDel="00884637" w:rsidRDefault="00784949" w:rsidP="00CB6C27">
      <w:pPr>
        <w:pStyle w:val="NormalWeb"/>
        <w:shd w:val="clear" w:color="auto" w:fill="FFFFFF"/>
        <w:spacing w:before="0" w:after="150" w:line="420" w:lineRule="atLeast"/>
        <w:jc w:val="both"/>
        <w:rPr>
          <w:del w:id="2301" w:author="Kazy Nguyen" w:date="2018-05-13T15:34:00Z"/>
          <w:color w:val="000000"/>
        </w:rPr>
      </w:pPr>
      <w:del w:id="2302" w:author="Kazy Nguyen" w:date="2018-05-13T15:34:00Z">
        <w:r w:rsidRPr="00CB6C27" w:rsidDel="00884637">
          <w:rPr>
            <w:lang w:eastAsia="ja-JP"/>
          </w:rPr>
          <w:delText>The main benefit of Agile approach is helps team to be ready for dynamic and unpredictable project development scenarios</w:delText>
        </w:r>
        <w:r w:rsidRPr="00D46648" w:rsidDel="00884637">
          <w:rPr>
            <w:color w:val="000000"/>
          </w:rPr>
          <w:delText>.</w:delText>
        </w:r>
      </w:del>
    </w:p>
    <w:p w:rsidR="002C601F" w:rsidRPr="00C35CBB" w:rsidDel="00884637" w:rsidRDefault="00307F65" w:rsidP="002C601F">
      <w:pPr>
        <w:autoSpaceDE w:val="0"/>
        <w:autoSpaceDN w:val="0"/>
        <w:adjustRightInd w:val="0"/>
        <w:spacing w:before="0" w:line="240" w:lineRule="auto"/>
        <w:rPr>
          <w:del w:id="2303" w:author="Kazy Nguyen" w:date="2018-05-13T15:34:00Z"/>
          <w:rFonts w:ascii="URWPalladioL-Roma" w:hAnsi="URWPalladioL-Roma" w:cs="URWPalladioL-Roma"/>
          <w:sz w:val="22"/>
          <w:szCs w:val="22"/>
          <w:lang w:eastAsia="ja-JP"/>
        </w:rPr>
      </w:pPr>
      <w:del w:id="2304" w:author="Kazy Nguyen" w:date="2018-05-13T15:34:00Z">
        <w:r w:rsidRPr="00976AE7" w:rsidDel="00884637">
          <w:rPr>
            <w:noProof/>
            <w:lang w:eastAsia="en-US"/>
          </w:rPr>
          <w:drawing>
            <wp:inline distT="0" distB="0" distL="0" distR="0" wp14:anchorId="6B09A442" wp14:editId="6BEF793A">
              <wp:extent cx="5941060" cy="317119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171190"/>
                      </a:xfrm>
                      <a:prstGeom prst="rect">
                        <a:avLst/>
                      </a:prstGeom>
                      <a:noFill/>
                      <a:ln>
                        <a:noFill/>
                      </a:ln>
                    </pic:spPr>
                  </pic:pic>
                </a:graphicData>
              </a:graphic>
            </wp:inline>
          </w:drawing>
        </w:r>
      </w:del>
    </w:p>
    <w:p w:rsidR="002C601F" w:rsidDel="00884637" w:rsidRDefault="002C601F" w:rsidP="002C601F">
      <w:pPr>
        <w:autoSpaceDE w:val="0"/>
        <w:autoSpaceDN w:val="0"/>
        <w:adjustRightInd w:val="0"/>
        <w:spacing w:before="0" w:line="240" w:lineRule="auto"/>
        <w:rPr>
          <w:del w:id="2305" w:author="Kazy Nguyen" w:date="2018-05-13T15:34:00Z"/>
          <w:rFonts w:ascii="URWPalladioL-Roma" w:hAnsi="URWPalladioL-Roma" w:cs="URWPalladioL-Roma"/>
          <w:sz w:val="22"/>
          <w:szCs w:val="22"/>
          <w:lang w:eastAsia="ja-JP"/>
        </w:rPr>
      </w:pPr>
      <w:del w:id="2306" w:author="Kazy Nguyen" w:date="2018-05-13T15:34:00Z">
        <w:r w:rsidRPr="00C35CBB" w:rsidDel="00884637">
          <w:rPr>
            <w:rFonts w:ascii="URWPalladioL-Roma" w:hAnsi="URWPalladioL-Roma" w:cs="URWPalladioL-Roma"/>
            <w:sz w:val="22"/>
            <w:szCs w:val="22"/>
            <w:lang w:eastAsia="ja-JP"/>
          </w:rPr>
          <w:delText>Figure 2.2: Values of Agile manifesto</w:delText>
        </w:r>
      </w:del>
    </w:p>
    <w:p w:rsidR="002C601F" w:rsidDel="00884637" w:rsidRDefault="002C601F" w:rsidP="00784949">
      <w:pPr>
        <w:autoSpaceDE w:val="0"/>
        <w:autoSpaceDN w:val="0"/>
        <w:adjustRightInd w:val="0"/>
        <w:spacing w:before="0" w:line="240" w:lineRule="auto"/>
        <w:rPr>
          <w:del w:id="2307" w:author="Kazy Nguyen" w:date="2018-05-13T15:34:00Z"/>
          <w:color w:val="000000"/>
        </w:rPr>
      </w:pPr>
    </w:p>
    <w:p w:rsidR="009D6480" w:rsidRPr="002C601F" w:rsidDel="00884637" w:rsidRDefault="009D6480" w:rsidP="002C601F">
      <w:pPr>
        <w:pStyle w:val="Heading4"/>
        <w:tabs>
          <w:tab w:val="clear" w:pos="-1980"/>
        </w:tabs>
        <w:ind w:left="1260" w:hanging="1260"/>
        <w:rPr>
          <w:del w:id="2308" w:author="Kazy Nguyen" w:date="2018-05-13T15:34:00Z"/>
          <w:lang w:eastAsia="ja-JP"/>
        </w:rPr>
      </w:pPr>
      <w:del w:id="2309" w:author="Kazy Nguyen" w:date="2018-05-13T15:34:00Z">
        <w:r w:rsidRPr="002C601F" w:rsidDel="00884637">
          <w:rPr>
            <w:lang w:eastAsia="ja-JP"/>
          </w:rPr>
          <w:delText>Principles</w:delText>
        </w:r>
      </w:del>
    </w:p>
    <w:p w:rsidR="009D6480" w:rsidRPr="002C601F" w:rsidDel="00884637" w:rsidRDefault="009D6480" w:rsidP="00CB6C27">
      <w:pPr>
        <w:pStyle w:val="NormalWeb"/>
        <w:shd w:val="clear" w:color="auto" w:fill="FFFFFF"/>
        <w:spacing w:before="0" w:after="150" w:line="420" w:lineRule="atLeast"/>
        <w:jc w:val="both"/>
        <w:rPr>
          <w:del w:id="2310" w:author="Kazy Nguyen" w:date="2018-05-13T15:34:00Z"/>
          <w:lang w:eastAsia="ja-JP"/>
        </w:rPr>
      </w:pPr>
      <w:del w:id="2311" w:author="Kazy Nguyen" w:date="2018-05-13T15:34:00Z">
        <w:r w:rsidRPr="002C601F" w:rsidDel="00884637">
          <w:rPr>
            <w:lang w:eastAsia="ja-JP"/>
          </w:rPr>
          <w:delText>In the Agile Manifesto, twelve principles of</w:delText>
        </w:r>
        <w:r w:rsidR="000A37BD" w:rsidDel="00884637">
          <w:rPr>
            <w:lang w:eastAsia="ja-JP"/>
          </w:rPr>
          <w:delText xml:space="preserve"> agile development were defined:</w:delText>
        </w:r>
      </w:del>
    </w:p>
    <w:p w:rsidR="00C35CBB" w:rsidRPr="00C35CBB" w:rsidDel="00884637" w:rsidRDefault="002C601F" w:rsidP="00CB6C27">
      <w:pPr>
        <w:pStyle w:val="NormalWeb"/>
        <w:numPr>
          <w:ilvl w:val="0"/>
          <w:numId w:val="22"/>
        </w:numPr>
        <w:shd w:val="clear" w:color="auto" w:fill="FFFFFF"/>
        <w:spacing w:before="0" w:after="150" w:line="420" w:lineRule="atLeast"/>
        <w:jc w:val="both"/>
        <w:rPr>
          <w:del w:id="2312" w:author="Kazy Nguyen" w:date="2018-05-13T15:34:00Z"/>
          <w:lang w:eastAsia="ja-JP"/>
        </w:rPr>
      </w:pPr>
      <w:del w:id="2313" w:author="Kazy Nguyen" w:date="2018-05-13T15:34:00Z">
        <w:r w:rsidRPr="002C601F" w:rsidDel="00884637">
          <w:rPr>
            <w:lang w:eastAsia="ja-JP"/>
          </w:rPr>
          <w:delText>The</w:delText>
        </w:r>
        <w:r w:rsidR="00C35CBB" w:rsidRPr="00C35CBB" w:rsidDel="00884637">
          <w:rPr>
            <w:lang w:eastAsia="ja-JP"/>
          </w:rPr>
          <w:delText xml:space="preserve"> highest priority is to satisfy the customer through early and continuous delivery of valuable software.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314" w:author="Kazy Nguyen" w:date="2018-05-13T15:34:00Z"/>
          <w:lang w:eastAsia="ja-JP"/>
        </w:rPr>
      </w:pPr>
      <w:del w:id="2315" w:author="Kazy Nguyen" w:date="2018-05-13T15:34:00Z">
        <w:r w:rsidRPr="00C35CBB" w:rsidDel="00884637">
          <w:rPr>
            <w:lang w:eastAsia="ja-JP"/>
          </w:rPr>
          <w:delText>Welcome changing requirements, even late in development. Agile processes harness change for the customer's competitive advantage.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316" w:author="Kazy Nguyen" w:date="2018-05-13T15:34:00Z"/>
          <w:lang w:eastAsia="ja-JP"/>
        </w:rPr>
      </w:pPr>
      <w:del w:id="2317" w:author="Kazy Nguyen" w:date="2018-05-13T15:34:00Z">
        <w:r w:rsidRPr="00C35CBB" w:rsidDel="00884637">
          <w:rPr>
            <w:lang w:eastAsia="ja-JP"/>
          </w:rPr>
          <w:delText>Deliver working software frequently, from a couple of weeks to a couple of months, with a preference to the shorter timescale.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318" w:author="Kazy Nguyen" w:date="2018-05-13T15:34:00Z"/>
          <w:lang w:eastAsia="ja-JP"/>
        </w:rPr>
      </w:pPr>
      <w:del w:id="2319" w:author="Kazy Nguyen" w:date="2018-05-13T15:34:00Z">
        <w:r w:rsidRPr="00C35CBB" w:rsidDel="00884637">
          <w:rPr>
            <w:lang w:eastAsia="ja-JP"/>
          </w:rPr>
          <w:delText>Business people and developers must work together daily throughout the project.</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320" w:author="Kazy Nguyen" w:date="2018-05-13T15:34:00Z"/>
          <w:lang w:eastAsia="ja-JP"/>
        </w:rPr>
      </w:pPr>
      <w:del w:id="2321" w:author="Kazy Nguyen" w:date="2018-05-13T15:34:00Z">
        <w:r w:rsidRPr="00C35CBB" w:rsidDel="00884637">
          <w:rPr>
            <w:lang w:eastAsia="ja-JP"/>
          </w:rPr>
          <w:delText>Build projects around motivated individuals. Give them the environment and support they need, and trust them to get the job done.</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322" w:author="Kazy Nguyen" w:date="2018-05-13T15:34:00Z"/>
          <w:lang w:eastAsia="ja-JP"/>
        </w:rPr>
      </w:pPr>
      <w:del w:id="2323" w:author="Kazy Nguyen" w:date="2018-05-13T15:34:00Z">
        <w:r w:rsidRPr="00C35CBB" w:rsidDel="00884637">
          <w:rPr>
            <w:lang w:eastAsia="ja-JP"/>
          </w:rPr>
          <w:delText>The most efficient and effective method of conveying information to and within a development team is face-to-face conversation.</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324" w:author="Kazy Nguyen" w:date="2018-05-13T15:34:00Z"/>
          <w:lang w:eastAsia="ja-JP"/>
        </w:rPr>
      </w:pPr>
      <w:del w:id="2325" w:author="Kazy Nguyen" w:date="2018-05-13T15:34:00Z">
        <w:r w:rsidRPr="00C35CBB" w:rsidDel="00884637">
          <w:rPr>
            <w:lang w:eastAsia="ja-JP"/>
          </w:rPr>
          <w:delText>Working software is the primary measure of progress.</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326" w:author="Kazy Nguyen" w:date="2018-05-13T15:34:00Z"/>
          <w:lang w:eastAsia="ja-JP"/>
        </w:rPr>
      </w:pPr>
      <w:del w:id="2327" w:author="Kazy Nguyen" w:date="2018-05-13T15:34:00Z">
        <w:r w:rsidRPr="00C35CBB" w:rsidDel="00884637">
          <w:rPr>
            <w:lang w:eastAsia="ja-JP"/>
          </w:rPr>
          <w:delText>Agile processes promote sustainable development. The sponsors, developers, and users should be able to maintain a constant pace indefinitely.</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328" w:author="Kazy Nguyen" w:date="2018-05-13T15:34:00Z"/>
          <w:lang w:eastAsia="ja-JP"/>
        </w:rPr>
      </w:pPr>
      <w:del w:id="2329" w:author="Kazy Nguyen" w:date="2018-05-13T15:34:00Z">
        <w:r w:rsidRPr="00C35CBB" w:rsidDel="00884637">
          <w:rPr>
            <w:lang w:eastAsia="ja-JP"/>
          </w:rPr>
          <w:delText>Continuous attention to technical excellence and good design enhances agility.</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330" w:author="Kazy Nguyen" w:date="2018-05-13T15:34:00Z"/>
          <w:lang w:eastAsia="ja-JP"/>
        </w:rPr>
      </w:pPr>
      <w:del w:id="2331" w:author="Kazy Nguyen" w:date="2018-05-13T15:34:00Z">
        <w:r w:rsidRPr="00C35CBB" w:rsidDel="00884637">
          <w:rPr>
            <w:lang w:eastAsia="ja-JP"/>
          </w:rPr>
          <w:delText>Simplicity--the art of maximizing the amount of work not done--is essential.</w:delText>
        </w:r>
      </w:del>
    </w:p>
    <w:p w:rsidR="00C35CBB" w:rsidRPr="00C35CBB" w:rsidDel="00884637" w:rsidRDefault="00C35CBB" w:rsidP="00CB6C27">
      <w:pPr>
        <w:pStyle w:val="NormalWeb"/>
        <w:numPr>
          <w:ilvl w:val="0"/>
          <w:numId w:val="22"/>
        </w:numPr>
        <w:shd w:val="clear" w:color="auto" w:fill="FFFFFF"/>
        <w:spacing w:before="0" w:after="150" w:line="420" w:lineRule="atLeast"/>
        <w:jc w:val="both"/>
        <w:rPr>
          <w:del w:id="2332" w:author="Kazy Nguyen" w:date="2018-05-13T15:34:00Z"/>
          <w:lang w:eastAsia="ja-JP"/>
        </w:rPr>
      </w:pPr>
      <w:del w:id="2333" w:author="Kazy Nguyen" w:date="2018-05-13T15:34:00Z">
        <w:r w:rsidRPr="00C35CBB" w:rsidDel="00884637">
          <w:rPr>
            <w:lang w:eastAsia="ja-JP"/>
          </w:rPr>
          <w:delText>The best architectures, requirements, and designs emerge from self-organizing teams.</w:delText>
        </w:r>
      </w:del>
    </w:p>
    <w:p w:rsidR="00C35CBB" w:rsidRPr="002C601F" w:rsidDel="00884637" w:rsidRDefault="00C35CBB" w:rsidP="00CB6C27">
      <w:pPr>
        <w:pStyle w:val="NormalWeb"/>
        <w:numPr>
          <w:ilvl w:val="0"/>
          <w:numId w:val="22"/>
        </w:numPr>
        <w:shd w:val="clear" w:color="auto" w:fill="FFFFFF"/>
        <w:spacing w:before="0" w:after="150" w:line="420" w:lineRule="atLeast"/>
        <w:jc w:val="both"/>
        <w:rPr>
          <w:del w:id="2334" w:author="Kazy Nguyen" w:date="2018-05-13T15:34:00Z"/>
          <w:lang w:eastAsia="ja-JP"/>
        </w:rPr>
      </w:pPr>
      <w:del w:id="2335" w:author="Kazy Nguyen" w:date="2018-05-13T15:34:00Z">
        <w:r w:rsidRPr="00C35CBB" w:rsidDel="00884637">
          <w:rPr>
            <w:lang w:eastAsia="ja-JP"/>
          </w:rPr>
          <w:delText>At regular intervals, the team reflects on how to become more effective, then tunes and adjusts its behavior accordingly.</w:delText>
        </w:r>
      </w:del>
    </w:p>
    <w:p w:rsidR="002C601F" w:rsidRPr="002C601F" w:rsidDel="00884637" w:rsidRDefault="002C601F" w:rsidP="002C601F">
      <w:pPr>
        <w:pStyle w:val="Heading4"/>
        <w:tabs>
          <w:tab w:val="clear" w:pos="-1980"/>
        </w:tabs>
        <w:ind w:left="1260" w:hanging="1260"/>
        <w:rPr>
          <w:del w:id="2336" w:author="Kazy Nguyen" w:date="2018-05-13T15:34:00Z"/>
          <w:lang w:eastAsia="ja-JP"/>
        </w:rPr>
      </w:pPr>
      <w:del w:id="2337" w:author="Kazy Nguyen" w:date="2018-05-13T15:34:00Z">
        <w:r w:rsidDel="00884637">
          <w:rPr>
            <w:lang w:eastAsia="ja-JP"/>
          </w:rPr>
          <w:delText>Agile Practices</w:delText>
        </w:r>
      </w:del>
    </w:p>
    <w:p w:rsidR="002C601F" w:rsidRPr="00CB6C27" w:rsidDel="00884637" w:rsidRDefault="002C601F" w:rsidP="00CB6C27">
      <w:pPr>
        <w:pStyle w:val="NormalWeb"/>
        <w:shd w:val="clear" w:color="auto" w:fill="FFFFFF"/>
        <w:spacing w:before="0" w:after="150" w:line="420" w:lineRule="atLeast"/>
        <w:jc w:val="both"/>
        <w:rPr>
          <w:del w:id="2338" w:author="Kazy Nguyen" w:date="2018-05-13T15:34:00Z"/>
          <w:lang w:eastAsia="ja-JP"/>
        </w:rPr>
      </w:pPr>
      <w:del w:id="2339" w:author="Kazy Nguyen" w:date="2018-05-13T15:34:00Z">
        <w:r w:rsidRPr="002C601F" w:rsidDel="00884637">
          <w:rPr>
            <w:lang w:eastAsia="ja-JP"/>
          </w:rPr>
          <w:delText>Started from 1986 with the “Conway’s Law”</w:delText>
        </w:r>
        <w:r w:rsidR="005E21A8" w:rsidDel="00884637">
          <w:rPr>
            <w:lang w:eastAsia="ja-JP"/>
          </w:rPr>
          <w:delText>*</w:delText>
        </w:r>
        <w:r w:rsidDel="00884637">
          <w:rPr>
            <w:lang w:eastAsia="ja-JP"/>
          </w:rPr>
          <w:delText xml:space="preserve">, thru 3 decades, Agile is practiced, grown and </w:delText>
        </w:r>
        <w:r w:rsidR="005E21A8" w:rsidRPr="00CB6C27" w:rsidDel="00884637">
          <w:rPr>
            <w:lang w:eastAsia="ja-JP"/>
          </w:rPr>
          <w:delText>accretion as we see as below map.</w:delText>
        </w:r>
      </w:del>
    </w:p>
    <w:p w:rsidR="002C601F" w:rsidDel="00884637" w:rsidRDefault="00307F65" w:rsidP="00CB6C27">
      <w:pPr>
        <w:pStyle w:val="NormalWeb"/>
        <w:shd w:val="clear" w:color="auto" w:fill="FFFFFF"/>
        <w:spacing w:before="0" w:after="150" w:line="420" w:lineRule="atLeast"/>
        <w:jc w:val="both"/>
        <w:rPr>
          <w:del w:id="2340" w:author="Kazy Nguyen" w:date="2018-05-13T15:34:00Z"/>
          <w:lang w:eastAsia="ja-JP"/>
        </w:rPr>
      </w:pPr>
      <w:del w:id="2341" w:author="Kazy Nguyen" w:date="2018-05-13T15:34:00Z">
        <w:r w:rsidRPr="00976AE7" w:rsidDel="00884637">
          <w:rPr>
            <w:noProof/>
            <w:lang w:eastAsia="en-US"/>
          </w:rPr>
          <w:drawing>
            <wp:inline distT="0" distB="0" distL="0" distR="0" wp14:anchorId="5D0A8CA5" wp14:editId="78C28967">
              <wp:extent cx="5941060" cy="413829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4138295"/>
                      </a:xfrm>
                      <a:prstGeom prst="rect">
                        <a:avLst/>
                      </a:prstGeom>
                      <a:noFill/>
                      <a:ln>
                        <a:noFill/>
                      </a:ln>
                    </pic:spPr>
                  </pic:pic>
                </a:graphicData>
              </a:graphic>
            </wp:inline>
          </w:drawing>
        </w:r>
      </w:del>
    </w:p>
    <w:p w:rsidR="002C601F" w:rsidRPr="002C601F" w:rsidDel="00884637" w:rsidRDefault="002C601F" w:rsidP="009D6480">
      <w:pPr>
        <w:autoSpaceDE w:val="0"/>
        <w:autoSpaceDN w:val="0"/>
        <w:adjustRightInd w:val="0"/>
        <w:spacing w:before="0" w:line="240" w:lineRule="auto"/>
        <w:rPr>
          <w:del w:id="2342" w:author="Kazy Nguyen" w:date="2018-05-13T15:34:00Z"/>
          <w:rFonts w:ascii="URWPalladioL-Roma" w:hAnsi="URWPalladioL-Roma" w:cs="URWPalladioL-Roma"/>
          <w:sz w:val="22"/>
          <w:szCs w:val="22"/>
          <w:lang w:eastAsia="ja-JP"/>
        </w:rPr>
      </w:pPr>
      <w:del w:id="2343" w:author="Kazy Nguyen" w:date="2018-05-13T15:34:00Z">
        <w:r w:rsidRPr="00C35CBB" w:rsidDel="00884637">
          <w:rPr>
            <w:rFonts w:ascii="URWPalladioL-Roma" w:hAnsi="URWPalladioL-Roma" w:cs="URWPalladioL-Roma"/>
            <w:sz w:val="22"/>
            <w:szCs w:val="22"/>
            <w:lang w:eastAsia="ja-JP"/>
          </w:rPr>
          <w:delText>Figure 2.</w:delText>
        </w:r>
        <w:r w:rsidDel="00884637">
          <w:rPr>
            <w:rFonts w:ascii="URWPalladioL-Roma" w:hAnsi="URWPalladioL-Roma" w:cs="URWPalladioL-Roma"/>
            <w:sz w:val="22"/>
            <w:szCs w:val="22"/>
            <w:lang w:eastAsia="ja-JP"/>
          </w:rPr>
          <w:delText>3</w:delText>
        </w:r>
        <w:r w:rsidRPr="00C35CBB" w:rsidDel="00884637">
          <w:rPr>
            <w:rFonts w:ascii="URWPalladioL-Roma" w:hAnsi="URWPalladioL-Roma" w:cs="URWPalladioL-Roma"/>
            <w:sz w:val="22"/>
            <w:szCs w:val="22"/>
            <w:lang w:eastAsia="ja-JP"/>
          </w:rPr>
          <w:delText xml:space="preserve">: </w:delText>
        </w:r>
        <w:r w:rsidRPr="005C4E5B" w:rsidDel="00884637">
          <w:rPr>
            <w:rFonts w:ascii="URWPalladioL-Roma" w:hAnsi="URWPalladioL-Roma" w:cs="URWPalladioL-Roma"/>
            <w:sz w:val="22"/>
            <w:szCs w:val="22"/>
            <w:lang w:eastAsia="ja-JP"/>
          </w:rPr>
          <w:delText>Subway Map to Agile Practices</w:delText>
        </w:r>
      </w:del>
    </w:p>
    <w:p w:rsidR="009D6480" w:rsidRPr="002C601F" w:rsidDel="00884637" w:rsidRDefault="009D6480" w:rsidP="002C601F">
      <w:pPr>
        <w:pStyle w:val="Heading4"/>
        <w:tabs>
          <w:tab w:val="clear" w:pos="-1980"/>
        </w:tabs>
        <w:ind w:left="1260" w:hanging="1260"/>
        <w:rPr>
          <w:del w:id="2344" w:author="Kazy Nguyen" w:date="2018-05-13T15:34:00Z"/>
          <w:lang w:eastAsia="ja-JP"/>
        </w:rPr>
      </w:pPr>
      <w:del w:id="2345" w:author="Kazy Nguyen" w:date="2018-05-13T15:34:00Z">
        <w:r w:rsidRPr="002C601F" w:rsidDel="00884637">
          <w:rPr>
            <w:lang w:eastAsia="ja-JP"/>
          </w:rPr>
          <w:delText>Extreme Programming</w:delText>
        </w:r>
      </w:del>
    </w:p>
    <w:p w:rsidR="009D6480" w:rsidRPr="005E21A8" w:rsidDel="00884637" w:rsidRDefault="000A37BD" w:rsidP="00CB6C27">
      <w:pPr>
        <w:pStyle w:val="NormalWeb"/>
        <w:shd w:val="clear" w:color="auto" w:fill="FFFFFF"/>
        <w:spacing w:before="0" w:after="150" w:line="420" w:lineRule="atLeast"/>
        <w:jc w:val="both"/>
        <w:rPr>
          <w:del w:id="2346" w:author="Kazy Nguyen" w:date="2018-05-13T15:34:00Z"/>
          <w:lang w:eastAsia="ja-JP"/>
        </w:rPr>
      </w:pPr>
      <w:del w:id="2347" w:author="Kazy Nguyen" w:date="2018-05-13T15:34:00Z">
        <w:r w:rsidDel="00884637">
          <w:rPr>
            <w:lang w:eastAsia="ja-JP"/>
          </w:rPr>
          <w:delText>Described in Extreme Programming Ex</w:delText>
        </w:r>
        <w:r w:rsidR="009D6480" w:rsidRPr="005E21A8" w:rsidDel="00884637">
          <w:rPr>
            <w:lang w:eastAsia="ja-JP"/>
          </w:rPr>
          <w:delText xml:space="preserve">plained by </w:delText>
        </w:r>
        <w:r w:rsidR="005E21A8" w:rsidRPr="005E21A8" w:rsidDel="00884637">
          <w:rPr>
            <w:lang w:eastAsia="ja-JP"/>
          </w:rPr>
          <w:delText xml:space="preserve">Kent Beck, Extreme </w:delText>
        </w:r>
        <w:r w:rsidR="009D6480" w:rsidRPr="005E21A8" w:rsidDel="00884637">
          <w:rPr>
            <w:lang w:eastAsia="ja-JP"/>
          </w:rPr>
          <w:delText>Programming is a lightweight and low-risk way to develop a software based on an iterative and an incremental development.</w:delText>
        </w:r>
      </w:del>
    </w:p>
    <w:p w:rsidR="009D6480" w:rsidRPr="005E21A8" w:rsidDel="00884637" w:rsidRDefault="009D6480" w:rsidP="00CB6C27">
      <w:pPr>
        <w:pStyle w:val="NormalWeb"/>
        <w:shd w:val="clear" w:color="auto" w:fill="FFFFFF"/>
        <w:spacing w:before="0" w:after="150" w:line="420" w:lineRule="atLeast"/>
        <w:jc w:val="both"/>
        <w:rPr>
          <w:del w:id="2348" w:author="Kazy Nguyen" w:date="2018-05-13T15:34:00Z"/>
          <w:lang w:eastAsia="ja-JP"/>
        </w:rPr>
      </w:pPr>
      <w:del w:id="2349" w:author="Kazy Nguyen" w:date="2018-05-13T15:34:00Z">
        <w:r w:rsidRPr="005E21A8" w:rsidDel="00884637">
          <w:rPr>
            <w:lang w:eastAsia="ja-JP"/>
          </w:rPr>
          <w:delText>Kent Beck summarizes the main difference from other procedures as following:</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350" w:author="Kazy Nguyen" w:date="2018-05-13T15:34:00Z"/>
          <w:lang w:eastAsia="ja-JP"/>
        </w:rPr>
      </w:pPr>
      <w:del w:id="2351" w:author="Kazy Nguyen" w:date="2018-05-13T15:34:00Z">
        <w:r w:rsidRPr="005E21A8" w:rsidDel="00884637">
          <w:rPr>
            <w:lang w:eastAsia="ja-JP"/>
          </w:rPr>
          <w:delText>E</w:delText>
        </w:r>
        <w:r w:rsidR="009D6480" w:rsidRPr="005E21A8" w:rsidDel="00884637">
          <w:rPr>
            <w:lang w:eastAsia="ja-JP"/>
          </w:rPr>
          <w:delText>arly, specific and continuing feedback from short cycles</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352" w:author="Kazy Nguyen" w:date="2018-05-13T15:34:00Z"/>
          <w:lang w:eastAsia="ja-JP"/>
        </w:rPr>
      </w:pPr>
      <w:del w:id="2353" w:author="Kazy Nguyen" w:date="2018-05-13T15:34:00Z">
        <w:r w:rsidRPr="005E21A8" w:rsidDel="00884637">
          <w:rPr>
            <w:lang w:eastAsia="ja-JP"/>
          </w:rPr>
          <w:delText>Q</w:delText>
        </w:r>
        <w:r w:rsidR="009D6480" w:rsidRPr="005E21A8" w:rsidDel="00884637">
          <w:rPr>
            <w:lang w:eastAsia="ja-JP"/>
          </w:rPr>
          <w:delText>uick overall plan is set at the beginning and is expected to evolve through the project life</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354" w:author="Kazy Nguyen" w:date="2018-05-13T15:34:00Z"/>
          <w:lang w:eastAsia="ja-JP"/>
        </w:rPr>
      </w:pPr>
      <w:del w:id="2355" w:author="Kazy Nguyen" w:date="2018-05-13T15:34:00Z">
        <w:r w:rsidRPr="005E21A8" w:rsidDel="00884637">
          <w:rPr>
            <w:lang w:eastAsia="ja-JP"/>
          </w:rPr>
          <w:delText>D</w:delText>
        </w:r>
        <w:r w:rsidR="009D6480" w:rsidRPr="005E21A8" w:rsidDel="00884637">
          <w:rPr>
            <w:lang w:eastAsia="ja-JP"/>
          </w:rPr>
          <w:delText>evelopment fully covered with tests</w:delText>
        </w:r>
        <w:r w:rsidRPr="005E21A8" w:rsidDel="00884637">
          <w:rPr>
            <w:lang w:eastAsia="ja-JP"/>
          </w:rPr>
          <w:delText>.</w:delText>
        </w:r>
      </w:del>
    </w:p>
    <w:p w:rsidR="005E21A8" w:rsidRPr="005E21A8" w:rsidDel="00884637" w:rsidRDefault="005E21A8" w:rsidP="00CB6C27">
      <w:pPr>
        <w:pStyle w:val="NormalWeb"/>
        <w:numPr>
          <w:ilvl w:val="0"/>
          <w:numId w:val="21"/>
        </w:numPr>
        <w:shd w:val="clear" w:color="auto" w:fill="FFFFFF"/>
        <w:spacing w:before="0" w:after="150" w:line="420" w:lineRule="atLeast"/>
        <w:jc w:val="both"/>
        <w:rPr>
          <w:del w:id="2356" w:author="Kazy Nguyen" w:date="2018-05-13T15:34:00Z"/>
          <w:lang w:eastAsia="ja-JP"/>
        </w:rPr>
      </w:pPr>
      <w:del w:id="2357" w:author="Kazy Nguyen" w:date="2018-05-13T15:34:00Z">
        <w:r w:rsidRPr="005E21A8" w:rsidDel="00884637">
          <w:rPr>
            <w:lang w:eastAsia="ja-JP"/>
          </w:rPr>
          <w:delText>T</w:delText>
        </w:r>
        <w:r w:rsidR="009D6480" w:rsidRPr="005E21A8" w:rsidDel="00884637">
          <w:rPr>
            <w:lang w:eastAsia="ja-JP"/>
          </w:rPr>
          <w:delText>he possibility of flexible changes (responding to business needs in the moment)</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358" w:author="Kazy Nguyen" w:date="2018-05-13T15:34:00Z"/>
          <w:lang w:eastAsia="ja-JP"/>
        </w:rPr>
      </w:pPr>
      <w:del w:id="2359" w:author="Kazy Nguyen" w:date="2018-05-13T15:34:00Z">
        <w:r w:rsidRPr="005E21A8" w:rsidDel="00884637">
          <w:rPr>
            <w:lang w:eastAsia="ja-JP"/>
          </w:rPr>
          <w:delText>O</w:delText>
        </w:r>
        <w:r w:rsidR="009D6480" w:rsidRPr="005E21A8" w:rsidDel="00884637">
          <w:rPr>
            <w:lang w:eastAsia="ja-JP"/>
          </w:rPr>
          <w:delText>ral communication, tests and source code to communicate system structure and intent.</w:delText>
        </w:r>
      </w:del>
    </w:p>
    <w:p w:rsidR="005E21A8" w:rsidRPr="005E21A8" w:rsidDel="00884637" w:rsidRDefault="005E21A8" w:rsidP="00CB6C27">
      <w:pPr>
        <w:pStyle w:val="NormalWeb"/>
        <w:numPr>
          <w:ilvl w:val="0"/>
          <w:numId w:val="21"/>
        </w:numPr>
        <w:shd w:val="clear" w:color="auto" w:fill="FFFFFF"/>
        <w:spacing w:before="0" w:after="150" w:line="420" w:lineRule="atLeast"/>
        <w:jc w:val="both"/>
        <w:rPr>
          <w:del w:id="2360" w:author="Kazy Nguyen" w:date="2018-05-13T15:34:00Z"/>
          <w:lang w:eastAsia="ja-JP"/>
        </w:rPr>
      </w:pPr>
      <w:del w:id="2361" w:author="Kazy Nguyen" w:date="2018-05-13T15:34:00Z">
        <w:r w:rsidRPr="005E21A8" w:rsidDel="00884637">
          <w:rPr>
            <w:lang w:eastAsia="ja-JP"/>
          </w:rPr>
          <w:delText>E</w:delText>
        </w:r>
        <w:r w:rsidR="009D6480" w:rsidRPr="005E21A8" w:rsidDel="00884637">
          <w:rPr>
            <w:lang w:eastAsia="ja-JP"/>
          </w:rPr>
          <w:delText>volutionary design process</w:delText>
        </w:r>
        <w:r w:rsidRPr="005E21A8" w:rsidDel="00884637">
          <w:rPr>
            <w:lang w:eastAsia="ja-JP"/>
          </w:rPr>
          <w:delText>.</w:delText>
        </w:r>
      </w:del>
    </w:p>
    <w:p w:rsidR="009D6480" w:rsidRPr="005E21A8" w:rsidDel="00884637" w:rsidRDefault="005E21A8" w:rsidP="00CB6C27">
      <w:pPr>
        <w:pStyle w:val="NormalWeb"/>
        <w:numPr>
          <w:ilvl w:val="0"/>
          <w:numId w:val="21"/>
        </w:numPr>
        <w:shd w:val="clear" w:color="auto" w:fill="FFFFFF"/>
        <w:spacing w:before="0" w:after="150" w:line="420" w:lineRule="atLeast"/>
        <w:jc w:val="both"/>
        <w:rPr>
          <w:del w:id="2362" w:author="Kazy Nguyen" w:date="2018-05-13T15:34:00Z"/>
          <w:lang w:eastAsia="ja-JP"/>
        </w:rPr>
      </w:pPr>
      <w:del w:id="2363" w:author="Kazy Nguyen" w:date="2018-05-13T15:34:00Z">
        <w:r w:rsidRPr="005E21A8" w:rsidDel="00884637">
          <w:rPr>
            <w:lang w:eastAsia="ja-JP"/>
          </w:rPr>
          <w:delText>C</w:delText>
        </w:r>
        <w:r w:rsidR="009D6480" w:rsidRPr="005E21A8" w:rsidDel="00884637">
          <w:rPr>
            <w:lang w:eastAsia="ja-JP"/>
          </w:rPr>
          <w:delText>lose collaboration of skilled programmers</w:delText>
        </w:r>
        <w:r w:rsidRPr="005E21A8" w:rsidDel="00884637">
          <w:rPr>
            <w:lang w:eastAsia="ja-JP"/>
          </w:rPr>
          <w:delText>.</w:delText>
        </w:r>
      </w:del>
    </w:p>
    <w:p w:rsidR="009D6480" w:rsidRPr="002C601F" w:rsidDel="00884637" w:rsidRDefault="009D6480" w:rsidP="002C601F">
      <w:pPr>
        <w:pStyle w:val="Heading4"/>
        <w:tabs>
          <w:tab w:val="clear" w:pos="-1980"/>
        </w:tabs>
        <w:ind w:left="1260" w:hanging="1260"/>
        <w:rPr>
          <w:del w:id="2364" w:author="Kazy Nguyen" w:date="2018-05-13T15:34:00Z"/>
          <w:lang w:eastAsia="ja-JP"/>
        </w:rPr>
      </w:pPr>
      <w:del w:id="2365" w:author="Kazy Nguyen" w:date="2018-05-13T15:34:00Z">
        <w:r w:rsidRPr="002C601F" w:rsidDel="00884637">
          <w:rPr>
            <w:lang w:eastAsia="ja-JP"/>
          </w:rPr>
          <w:delText>Feature-driven Development</w:delText>
        </w:r>
      </w:del>
    </w:p>
    <w:p w:rsidR="009D6480" w:rsidRPr="00976002" w:rsidDel="00884637" w:rsidRDefault="009D6480" w:rsidP="00CB6C27">
      <w:pPr>
        <w:pStyle w:val="NormalWeb"/>
        <w:shd w:val="clear" w:color="auto" w:fill="FFFFFF"/>
        <w:spacing w:before="0" w:after="150" w:line="420" w:lineRule="atLeast"/>
        <w:jc w:val="both"/>
        <w:rPr>
          <w:del w:id="2366" w:author="Kazy Nguyen" w:date="2018-05-13T15:34:00Z"/>
          <w:lang w:eastAsia="ja-JP"/>
        </w:rPr>
      </w:pPr>
      <w:del w:id="2367" w:author="Kazy Nguyen" w:date="2018-05-13T15:34:00Z">
        <w:r w:rsidRPr="00976002" w:rsidDel="00884637">
          <w:rPr>
            <w:lang w:eastAsia="ja-JP"/>
          </w:rPr>
          <w:delText>In A Practical Guide to Feature Dri</w:delText>
        </w:r>
        <w:r w:rsidR="000A37BD" w:rsidDel="00884637">
          <w:rPr>
            <w:lang w:eastAsia="ja-JP"/>
          </w:rPr>
          <w:delText>ven Development</w:delText>
        </w:r>
        <w:r w:rsidRPr="00976002" w:rsidDel="00884637">
          <w:rPr>
            <w:lang w:eastAsia="ja-JP"/>
          </w:rPr>
          <w:delText>, Feature Driven Development is described as a process designed and proven to deliver frequent, tangible, working results repeatedly. It is a development approach, which brings systems that are based on easy-to-understand and easy-to implement methods, problem-solving techniques and reporting guidelines to keep stakeholders informed about the project in a way they need.</w:delText>
        </w:r>
      </w:del>
    </w:p>
    <w:p w:rsidR="009D6480" w:rsidRPr="002C601F" w:rsidDel="00884637" w:rsidRDefault="009D6480" w:rsidP="002C601F">
      <w:pPr>
        <w:pStyle w:val="Heading4"/>
        <w:tabs>
          <w:tab w:val="clear" w:pos="-1980"/>
        </w:tabs>
        <w:ind w:left="1260" w:hanging="1260"/>
        <w:rPr>
          <w:del w:id="2368" w:author="Kazy Nguyen" w:date="2018-05-13T15:34:00Z"/>
          <w:lang w:eastAsia="ja-JP"/>
        </w:rPr>
      </w:pPr>
      <w:del w:id="2369" w:author="Kazy Nguyen" w:date="2018-05-13T15:34:00Z">
        <w:r w:rsidRPr="002C601F" w:rsidDel="00884637">
          <w:rPr>
            <w:lang w:eastAsia="ja-JP"/>
          </w:rPr>
          <w:delText>Scrum</w:delText>
        </w:r>
      </w:del>
    </w:p>
    <w:p w:rsidR="0053750D" w:rsidDel="00884637" w:rsidRDefault="0053750D" w:rsidP="00224406">
      <w:pPr>
        <w:pStyle w:val="NormalWeb"/>
        <w:shd w:val="clear" w:color="auto" w:fill="FFFFFF"/>
        <w:spacing w:before="0" w:line="420" w:lineRule="atLeast"/>
        <w:jc w:val="both"/>
        <w:rPr>
          <w:del w:id="2370" w:author="Kazy Nguyen" w:date="2018-05-13T15:34:00Z"/>
          <w:lang w:eastAsia="ja-JP"/>
        </w:rPr>
      </w:pPr>
      <w:del w:id="2371" w:author="Kazy Nguyen" w:date="2018-05-13T15:34:00Z">
        <w:r w:rsidDel="00884637">
          <w:rPr>
            <w:lang w:eastAsia="ja-JP"/>
          </w:rPr>
          <w:delText>Scrum is a process framework used to manage product development and other knowledge work. Scrum provides a means for teams to establish a hypothesis of how they think something works, try it out, reflect on the experience and make the appropriate adjustments. That is when the framework is used properly.</w:delText>
        </w:r>
      </w:del>
    </w:p>
    <w:p w:rsidR="00CB6C27" w:rsidDel="00884637" w:rsidRDefault="00CB6C27" w:rsidP="00224406">
      <w:pPr>
        <w:pStyle w:val="NormalWeb"/>
        <w:shd w:val="clear" w:color="auto" w:fill="FFFFFF"/>
        <w:spacing w:before="0" w:after="150" w:line="420" w:lineRule="atLeast"/>
        <w:jc w:val="both"/>
        <w:rPr>
          <w:del w:id="2372" w:author="Kazy Nguyen" w:date="2018-05-13T15:34:00Z"/>
          <w:lang w:eastAsia="ja-JP"/>
        </w:rPr>
      </w:pPr>
      <w:del w:id="2373" w:author="Kazy Nguyen" w:date="2018-05-13T15:34:00Z">
        <w:r w:rsidDel="00884637">
          <w:rPr>
            <w:lang w:eastAsia="ja-JP"/>
          </w:rPr>
          <w:delText>Scrum is best suited in the case where a cross functional team is work in a product development setting where there is a non-trivial amount of work that lends itself to being split into more than one 2-4 weeks’ iteration.</w:delText>
        </w:r>
      </w:del>
    </w:p>
    <w:p w:rsidR="00224406" w:rsidDel="00884637" w:rsidRDefault="00224406" w:rsidP="00224406">
      <w:pPr>
        <w:pStyle w:val="NormalWeb"/>
        <w:shd w:val="clear" w:color="auto" w:fill="FFFFFF"/>
        <w:spacing w:before="0" w:after="150" w:line="420" w:lineRule="atLeast"/>
        <w:jc w:val="both"/>
        <w:rPr>
          <w:del w:id="2374" w:author="Kazy Nguyen" w:date="2018-05-13T15:34:00Z"/>
          <w:lang w:eastAsia="ja-JP"/>
        </w:rPr>
      </w:pPr>
      <w:del w:id="2375" w:author="Kazy Nguyen" w:date="2018-05-13T15:34:00Z">
        <w:r w:rsidDel="00884637">
          <w:rPr>
            <w:lang w:eastAsia="ja-JP"/>
          </w:rPr>
          <w:delText>There are</w:delText>
        </w:r>
        <w:r w:rsidR="000A37BD" w:rsidDel="00884637">
          <w:rPr>
            <w:lang w:eastAsia="ja-JP"/>
          </w:rPr>
          <w:delText xml:space="preserve"> 3 essential roles in S</w:delText>
        </w:r>
        <w:r w:rsidDel="00884637">
          <w:rPr>
            <w:lang w:eastAsia="ja-JP"/>
          </w:rPr>
          <w:delText>crum: Scrum Master, Product Owner and Development Team.</w:delText>
        </w:r>
      </w:del>
    </w:p>
    <w:p w:rsidR="00224406" w:rsidRPr="00224406" w:rsidDel="00884637" w:rsidRDefault="00224406" w:rsidP="00224406">
      <w:pPr>
        <w:pStyle w:val="NormalWeb"/>
        <w:shd w:val="clear" w:color="auto" w:fill="FFFFFF"/>
        <w:spacing w:before="0" w:after="150" w:line="420" w:lineRule="atLeast"/>
        <w:jc w:val="both"/>
        <w:rPr>
          <w:del w:id="2376" w:author="Kazy Nguyen" w:date="2018-05-13T15:34:00Z"/>
          <w:lang w:eastAsia="ja-JP"/>
        </w:rPr>
      </w:pPr>
      <w:del w:id="2377" w:author="Kazy Nguyen" w:date="2018-05-13T15:34:00Z">
        <w:r w:rsidDel="00884637">
          <w:rPr>
            <w:lang w:eastAsia="ja-JP"/>
          </w:rPr>
          <w:delText>The Scrum Lifecycle starts with a prioritized backlog, but does not provide any guidance as to how that backlog is developed or prioritized. The Scrum Lifecycle consists of a series of Sprints, where the end result is a potentially shippable product increment. Inside these sprints, all of the activities necessary for the development of the product occur on a small subset of the overall product. Below is a description of the key steps in the Scrum Lifecycle.</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378" w:author="Kazy Nguyen" w:date="2018-05-13T15:34:00Z"/>
          <w:lang w:eastAsia="ja-JP"/>
        </w:rPr>
      </w:pPr>
      <w:del w:id="2379" w:author="Kazy Nguyen" w:date="2018-05-13T15:34:00Z">
        <w:r w:rsidRPr="00224406" w:rsidDel="00884637">
          <w:rPr>
            <w:lang w:eastAsia="ja-JP"/>
          </w:rPr>
          <w:delText>Establish the Product Backlog.</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380" w:author="Kazy Nguyen" w:date="2018-05-13T15:34:00Z"/>
          <w:lang w:eastAsia="ja-JP"/>
        </w:rPr>
      </w:pPr>
      <w:del w:id="2381" w:author="Kazy Nguyen" w:date="2018-05-13T15:34:00Z">
        <w:r w:rsidRPr="00224406" w:rsidDel="00884637">
          <w:rPr>
            <w:lang w:eastAsia="ja-JP"/>
          </w:rPr>
          <w:delText>The product owner and development team conduct Sprint Planning. Determine the scope of the Sprint in the first part of Sprint Planning and the plan for delivering that scope in the second half of Sprint Planning.</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382" w:author="Kazy Nguyen" w:date="2018-05-13T15:34:00Z"/>
          <w:lang w:eastAsia="ja-JP"/>
        </w:rPr>
      </w:pPr>
      <w:del w:id="2383" w:author="Kazy Nguyen" w:date="2018-05-13T15:34:00Z">
        <w:r w:rsidRPr="00224406" w:rsidDel="00884637">
          <w:rPr>
            <w:lang w:eastAsia="ja-JP"/>
          </w:rPr>
          <w:delText>As the Sprint progresses, development team perform the work necessary to deliver the selected product backlog items.</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384" w:author="Kazy Nguyen" w:date="2018-05-13T15:34:00Z"/>
          <w:lang w:eastAsia="ja-JP"/>
        </w:rPr>
      </w:pPr>
      <w:del w:id="2385" w:author="Kazy Nguyen" w:date="2018-05-13T15:34:00Z">
        <w:r w:rsidRPr="00224406" w:rsidDel="00884637">
          <w:rPr>
            <w:lang w:eastAsia="ja-JP"/>
          </w:rPr>
          <w:delText>On a daily basis, the development team coordinate their work in a Daily Scrum.</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386" w:author="Kazy Nguyen" w:date="2018-05-13T15:34:00Z"/>
          <w:lang w:eastAsia="ja-JP"/>
        </w:rPr>
      </w:pPr>
      <w:del w:id="2387" w:author="Kazy Nguyen" w:date="2018-05-13T15:34:00Z">
        <w:r w:rsidRPr="00224406" w:rsidDel="00884637">
          <w:rPr>
            <w:lang w:eastAsia="ja-JP"/>
          </w:rPr>
          <w:delText>At the end of the Sprint the development team delivers the Product Backlog Items selected during Sprint Planning. The development team holds a Sprint Review to show the customer the increment and get feedback.  The development team and product owner also reflect on how the Sprint has proceeded so far and adapting their processes accordingly during a retrospective.</w:delText>
        </w:r>
      </w:del>
    </w:p>
    <w:p w:rsidR="00224406" w:rsidRPr="00224406" w:rsidDel="00884637" w:rsidRDefault="00224406" w:rsidP="00224406">
      <w:pPr>
        <w:pStyle w:val="NormalWeb"/>
        <w:numPr>
          <w:ilvl w:val="0"/>
          <w:numId w:val="25"/>
        </w:numPr>
        <w:shd w:val="clear" w:color="auto" w:fill="FFFFFF"/>
        <w:spacing w:before="0" w:after="150" w:line="420" w:lineRule="atLeast"/>
        <w:jc w:val="both"/>
        <w:rPr>
          <w:del w:id="2388" w:author="Kazy Nguyen" w:date="2018-05-13T15:34:00Z"/>
          <w:lang w:eastAsia="ja-JP"/>
        </w:rPr>
      </w:pPr>
      <w:del w:id="2389" w:author="Kazy Nguyen" w:date="2018-05-13T15:34:00Z">
        <w:r w:rsidRPr="00224406" w:rsidDel="00884637">
          <w:rPr>
            <w:lang w:eastAsia="ja-JP"/>
          </w:rPr>
          <w:delText>The Team repeats steps 2–5 until the desired outcome of the product have been met.</w:delText>
        </w:r>
      </w:del>
    </w:p>
    <w:p w:rsidR="00224406" w:rsidDel="00884637" w:rsidRDefault="00224406" w:rsidP="00224406">
      <w:pPr>
        <w:autoSpaceDE w:val="0"/>
        <w:autoSpaceDN w:val="0"/>
        <w:adjustRightInd w:val="0"/>
        <w:spacing w:before="0" w:line="240" w:lineRule="auto"/>
        <w:jc w:val="both"/>
        <w:rPr>
          <w:del w:id="2390" w:author="Kazy Nguyen" w:date="2018-05-13T15:34:00Z"/>
          <w:szCs w:val="24"/>
          <w:lang w:eastAsia="ja-JP"/>
        </w:rPr>
      </w:pPr>
    </w:p>
    <w:p w:rsidR="00224406" w:rsidDel="00884637" w:rsidRDefault="00307F65" w:rsidP="00976002">
      <w:pPr>
        <w:autoSpaceDE w:val="0"/>
        <w:autoSpaceDN w:val="0"/>
        <w:adjustRightInd w:val="0"/>
        <w:spacing w:before="0" w:line="240" w:lineRule="auto"/>
        <w:jc w:val="both"/>
        <w:rPr>
          <w:del w:id="2391" w:author="Kazy Nguyen" w:date="2018-05-13T15:34:00Z"/>
          <w:szCs w:val="24"/>
          <w:lang w:eastAsia="ja-JP"/>
        </w:rPr>
      </w:pPr>
      <w:del w:id="2392" w:author="Kazy Nguyen" w:date="2018-05-13T15:34:00Z">
        <w:r w:rsidDel="00884637">
          <w:rPr>
            <w:noProof/>
            <w:lang w:eastAsia="en-US"/>
          </w:rPr>
          <w:drawing>
            <wp:inline distT="0" distB="0" distL="0" distR="0" wp14:anchorId="5A1E3119" wp14:editId="534E6F83">
              <wp:extent cx="5988685" cy="1712595"/>
              <wp:effectExtent l="0" t="0" r="0" b="0"/>
              <wp:docPr id="5" name="Picture 5" descr="Káº¿t quáº£ hÃ¬nh áº£nh cho scru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crum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685" cy="1712595"/>
                      </a:xfrm>
                      <a:prstGeom prst="rect">
                        <a:avLst/>
                      </a:prstGeom>
                      <a:noFill/>
                      <a:ln>
                        <a:noFill/>
                      </a:ln>
                    </pic:spPr>
                  </pic:pic>
                </a:graphicData>
              </a:graphic>
            </wp:inline>
          </w:drawing>
        </w:r>
      </w:del>
    </w:p>
    <w:p w:rsidR="00976002" w:rsidRPr="00976002" w:rsidDel="00884637" w:rsidRDefault="00976002" w:rsidP="00976002">
      <w:pPr>
        <w:autoSpaceDE w:val="0"/>
        <w:autoSpaceDN w:val="0"/>
        <w:adjustRightInd w:val="0"/>
        <w:spacing w:before="0" w:line="240" w:lineRule="auto"/>
        <w:jc w:val="both"/>
        <w:rPr>
          <w:del w:id="2393" w:author="Kazy Nguyen" w:date="2018-05-13T15:34:00Z"/>
          <w:szCs w:val="24"/>
          <w:lang w:eastAsia="ja-JP"/>
        </w:rPr>
      </w:pPr>
    </w:p>
    <w:p w:rsidR="00362AA1" w:rsidRPr="00976002" w:rsidDel="00884637" w:rsidRDefault="009D6480" w:rsidP="00976002">
      <w:pPr>
        <w:pStyle w:val="BodyText"/>
        <w:jc w:val="both"/>
        <w:rPr>
          <w:del w:id="2394" w:author="Kazy Nguyen" w:date="2018-05-13T15:34:00Z"/>
          <w:szCs w:val="24"/>
        </w:rPr>
      </w:pPr>
      <w:del w:id="2395" w:author="Kazy Nguyen" w:date="2018-05-13T15:34:00Z">
        <w:r w:rsidRPr="00976002" w:rsidDel="00884637">
          <w:rPr>
            <w:szCs w:val="24"/>
            <w:lang w:eastAsia="ja-JP"/>
          </w:rPr>
          <w:delText>Figure 2.</w:delText>
        </w:r>
        <w:r w:rsidR="00976002" w:rsidDel="00884637">
          <w:rPr>
            <w:szCs w:val="24"/>
            <w:lang w:eastAsia="ja-JP"/>
          </w:rPr>
          <w:delText>4</w:delText>
        </w:r>
        <w:r w:rsidRPr="00976002" w:rsidDel="00884637">
          <w:rPr>
            <w:szCs w:val="24"/>
            <w:lang w:eastAsia="ja-JP"/>
          </w:rPr>
          <w:delText>: SCRUM process</w:delText>
        </w:r>
      </w:del>
    </w:p>
    <w:p w:rsidR="003D2155" w:rsidRPr="008B6984" w:rsidDel="00884637" w:rsidRDefault="003D2155" w:rsidP="003D2155">
      <w:pPr>
        <w:pStyle w:val="Heading2"/>
        <w:jc w:val="both"/>
        <w:rPr>
          <w:del w:id="2396" w:author="Kazy Nguyen" w:date="2018-05-13T15:34:00Z"/>
        </w:rPr>
      </w:pPr>
      <w:bookmarkStart w:id="2397" w:name="_Toc509952031"/>
      <w:bookmarkStart w:id="2398" w:name="_Toc512960807"/>
      <w:del w:id="2399" w:author="Kazy Nguyen" w:date="2018-05-13T15:34:00Z">
        <w:r w:rsidDel="00884637">
          <w:delText>Continuous Integration</w:delText>
        </w:r>
        <w:bookmarkEnd w:id="2397"/>
        <w:bookmarkEnd w:id="2398"/>
      </w:del>
    </w:p>
    <w:p w:rsidR="003D2155" w:rsidDel="00884637" w:rsidRDefault="003D2155" w:rsidP="003D2155">
      <w:pPr>
        <w:pStyle w:val="Heading3"/>
        <w:tabs>
          <w:tab w:val="num" w:pos="-2700"/>
        </w:tabs>
        <w:ind w:left="-2700" w:firstLine="2700"/>
        <w:rPr>
          <w:del w:id="2400" w:author="Kazy Nguyen" w:date="2018-05-13T15:34:00Z"/>
        </w:rPr>
      </w:pPr>
      <w:bookmarkStart w:id="2401" w:name="_Toc512960808"/>
      <w:del w:id="2402" w:author="Kazy Nguyen" w:date="2018-05-13T15:34:00Z">
        <w:r w:rsidDel="00884637">
          <w:delText>Overview</w:delText>
        </w:r>
        <w:bookmarkEnd w:id="2401"/>
      </w:del>
    </w:p>
    <w:p w:rsidR="003D2155" w:rsidRPr="003A6175" w:rsidDel="00884637" w:rsidRDefault="003D2155" w:rsidP="003D2155">
      <w:pPr>
        <w:pStyle w:val="BodyText"/>
        <w:jc w:val="both"/>
        <w:rPr>
          <w:del w:id="2403" w:author="Kazy Nguyen" w:date="2018-05-13T15:34:00Z"/>
          <w:iCs/>
        </w:rPr>
      </w:pPr>
      <w:del w:id="2404" w:author="Kazy Nguyen" w:date="2018-05-13T15:34:00Z">
        <w:r w:rsidDel="00884637">
          <w:rPr>
            <w:iCs/>
          </w:rPr>
          <w:delText>Continuous Integration is a concept, which first popular explained by Martin Fowler in 2006:</w:delText>
        </w:r>
      </w:del>
    </w:p>
    <w:p w:rsidR="003D2155" w:rsidDel="00884637" w:rsidRDefault="003D2155" w:rsidP="003D2155">
      <w:pPr>
        <w:pStyle w:val="BodyText"/>
        <w:jc w:val="both"/>
        <w:rPr>
          <w:del w:id="2405" w:author="Kazy Nguyen" w:date="2018-05-13T15:34:00Z"/>
          <w:color w:val="FF0000"/>
        </w:rPr>
      </w:pPr>
      <w:del w:id="2406" w:author="Kazy Nguyen" w:date="2018-05-13T15:34:00Z">
        <w:r w:rsidDel="00884637">
          <w:rPr>
            <w:i/>
            <w:iCs/>
          </w:rPr>
          <w:delText>Continuous Integration is 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 [</w:delText>
        </w:r>
        <w:r w:rsidRPr="003A6175" w:rsidDel="00884637">
          <w:rPr>
            <w:i/>
            <w:iCs/>
            <w:highlight w:val="yellow"/>
          </w:rPr>
          <w:delText>STT</w:delText>
        </w:r>
        <w:r w:rsidDel="00884637">
          <w:rPr>
            <w:i/>
            <w:iCs/>
          </w:rPr>
          <w:delText xml:space="preserve">] </w:delText>
        </w:r>
        <w:r w:rsidRPr="003A6175" w:rsidDel="00884637">
          <w:rPr>
            <w:iCs/>
          </w:rPr>
          <w:delText>Martin Fowler</w:delText>
        </w:r>
      </w:del>
    </w:p>
    <w:p w:rsidR="003D2155" w:rsidDel="00884637" w:rsidRDefault="003D2155" w:rsidP="003D2155">
      <w:pPr>
        <w:pStyle w:val="BodyText"/>
        <w:jc w:val="both"/>
        <w:rPr>
          <w:del w:id="2407" w:author="Kazy Nguyen" w:date="2018-05-13T15:34:00Z"/>
          <w:iCs/>
        </w:rPr>
      </w:pPr>
      <w:del w:id="2408" w:author="Kazy Nguyen" w:date="2018-05-13T15:34:00Z">
        <w:r w:rsidRPr="006C137A" w:rsidDel="00884637">
          <w:rPr>
            <w:iCs/>
          </w:rPr>
          <w:delText>Many teams</w:delText>
        </w:r>
        <w:r w:rsidDel="00884637">
          <w:rPr>
            <w:iCs/>
          </w:rPr>
          <w:delText xml:space="preserve"> find out that this approach leads to significantly reduced the integration problems therefor reduced the effort and allows team members to develop software more rapidly.</w:delText>
        </w:r>
      </w:del>
    </w:p>
    <w:p w:rsidR="003D2155" w:rsidDel="00884637" w:rsidRDefault="003D2155" w:rsidP="003D2155">
      <w:pPr>
        <w:pStyle w:val="Heading3"/>
        <w:tabs>
          <w:tab w:val="num" w:pos="-2700"/>
        </w:tabs>
        <w:ind w:left="-2700" w:firstLine="2700"/>
        <w:rPr>
          <w:del w:id="2409" w:author="Kazy Nguyen" w:date="2018-05-13T15:34:00Z"/>
        </w:rPr>
      </w:pPr>
      <w:bookmarkStart w:id="2410" w:name="_Toc512960809"/>
      <w:del w:id="2411" w:author="Kazy Nguyen" w:date="2018-05-13T15:34:00Z">
        <w:r w:rsidDel="00884637">
          <w:delText>Key practices</w:delText>
        </w:r>
        <w:bookmarkEnd w:id="2410"/>
      </w:del>
    </w:p>
    <w:p w:rsidR="003D2155" w:rsidDel="00884637" w:rsidRDefault="003D2155" w:rsidP="00643E5B">
      <w:pPr>
        <w:pStyle w:val="BodyText"/>
        <w:jc w:val="both"/>
        <w:rPr>
          <w:del w:id="2412" w:author="Kazy Nguyen" w:date="2018-05-13T15:34:00Z"/>
          <w:iCs/>
        </w:rPr>
      </w:pPr>
      <w:del w:id="2413" w:author="Kazy Nguyen" w:date="2018-05-13T15:34:00Z">
        <w:r w:rsidDel="00884637">
          <w:rPr>
            <w:iCs/>
          </w:rPr>
          <w:delText>In Continuous Integration article, Martin Fowler defined 10 basic practices:</w:delText>
        </w:r>
      </w:del>
    </w:p>
    <w:p w:rsidR="003D2155" w:rsidDel="00884637" w:rsidRDefault="003D2155" w:rsidP="00643E5B">
      <w:pPr>
        <w:pStyle w:val="BodyText"/>
        <w:numPr>
          <w:ilvl w:val="0"/>
          <w:numId w:val="15"/>
        </w:numPr>
        <w:jc w:val="both"/>
        <w:rPr>
          <w:del w:id="2414" w:author="Kazy Nguyen" w:date="2018-05-13T15:34:00Z"/>
          <w:iCs/>
        </w:rPr>
      </w:pPr>
      <w:del w:id="2415" w:author="Kazy Nguyen" w:date="2018-05-13T15:34:00Z">
        <w:r w:rsidRPr="0072245C" w:rsidDel="00884637">
          <w:delText>Maintain</w:delText>
        </w:r>
        <w:r w:rsidDel="00884637">
          <w:rPr>
            <w:iCs/>
          </w:rPr>
          <w:delText xml:space="preserve"> a single source repository: all source of project need to be maintained and managed by source management tool – version control system. The main purpose of this practice is to manage whole project source in a repository. When a new member join team, he just need to clones this repository to his computer and work without any configuration else. The advantages of this step is reduce the effort to setup working environment for team member and unified source code in single place.</w:delText>
        </w:r>
      </w:del>
    </w:p>
    <w:p w:rsidR="003D2155" w:rsidDel="00884637" w:rsidRDefault="003D2155" w:rsidP="00643E5B">
      <w:pPr>
        <w:pStyle w:val="BodyText"/>
        <w:numPr>
          <w:ilvl w:val="0"/>
          <w:numId w:val="15"/>
        </w:numPr>
        <w:jc w:val="both"/>
        <w:rPr>
          <w:del w:id="2416" w:author="Kazy Nguyen" w:date="2018-05-13T15:34:00Z"/>
        </w:rPr>
      </w:pPr>
      <w:del w:id="2417" w:author="Kazy Nguyen" w:date="2018-05-13T15:34:00Z">
        <w:r w:rsidRPr="0072245C" w:rsidDel="00884637">
          <w:delText>Automate</w:delText>
        </w:r>
        <w:r w:rsidDel="00884637">
          <w:rPr>
            <w:iCs/>
          </w:rPr>
          <w:delText xml:space="preserve"> the build: </w:delText>
        </w:r>
        <w:r w:rsidDel="00884637">
          <w:delText>Getting the sources turned into a running system can often be a complicated process – as Martin Fowler mentioned. To avoid risk for new members to running some new commands, clicking through some dialog boxes, there are some way to simplify this step like Ant for Java or MSBuild for .Net. The target is that everyone new using clean machine should be able to build the sources code into a running application.</w:delText>
        </w:r>
      </w:del>
    </w:p>
    <w:p w:rsidR="003D2155" w:rsidDel="00884637" w:rsidRDefault="003D2155" w:rsidP="00643E5B">
      <w:pPr>
        <w:pStyle w:val="BodyText"/>
        <w:numPr>
          <w:ilvl w:val="0"/>
          <w:numId w:val="15"/>
        </w:numPr>
        <w:jc w:val="both"/>
        <w:rPr>
          <w:del w:id="2418" w:author="Kazy Nguyen" w:date="2018-05-13T15:34:00Z"/>
        </w:rPr>
      </w:pPr>
      <w:del w:id="2419" w:author="Kazy Nguyen" w:date="2018-05-13T15:34:00Z">
        <w:r w:rsidDel="00884637">
          <w:delText>Make your build self-testing: Traditionally, a build includes compiling, linking and a ton of things required to get a program to execute. Although running through all step needed, it doesn’t mean that program working well. To reduce the effort to checking the system and make sure the system running well, these should have a process to test the source code checked in every time. And this step better should be automated trigger.</w:delText>
        </w:r>
      </w:del>
    </w:p>
    <w:p w:rsidR="003D2155" w:rsidDel="00884637" w:rsidRDefault="003D2155" w:rsidP="00643E5B">
      <w:pPr>
        <w:pStyle w:val="BodyText"/>
        <w:numPr>
          <w:ilvl w:val="0"/>
          <w:numId w:val="15"/>
        </w:numPr>
        <w:jc w:val="both"/>
        <w:rPr>
          <w:del w:id="2420" w:author="Kazy Nguyen" w:date="2018-05-13T15:34:00Z"/>
        </w:rPr>
      </w:pPr>
      <w:del w:id="2421" w:author="Kazy Nguyen" w:date="2018-05-13T15:34:00Z">
        <w:r w:rsidDel="00884637">
          <w:delText xml:space="preserve">Everyone commits to the mainline every day. This statement is self-describe. The mainline of repository better be as latest as possible. The advantages are helping new members have a latest repository, and reduce the risk to losing code. </w:delText>
        </w:r>
      </w:del>
    </w:p>
    <w:p w:rsidR="003D2155" w:rsidDel="00884637" w:rsidRDefault="003D2155" w:rsidP="00643E5B">
      <w:pPr>
        <w:pStyle w:val="BodyText"/>
        <w:numPr>
          <w:ilvl w:val="0"/>
          <w:numId w:val="15"/>
        </w:numPr>
        <w:jc w:val="both"/>
        <w:rPr>
          <w:del w:id="2422" w:author="Kazy Nguyen" w:date="2018-05-13T15:34:00Z"/>
        </w:rPr>
      </w:pPr>
      <w:del w:id="2423" w:author="Kazy Nguyen" w:date="2018-05-13T15:34:00Z">
        <w:r w:rsidDel="00884637">
          <w:delText>Every commit should build the mainline on an Integration machine. The mainline of repository should be consider like the mainline of project. The team member, who commits the last change need to be sure that the mainline on Integration machine was built successfully. Otherwise, this man should take responsibility to fix incase the build fail. The advantages of this statement is in any time, the project is ready for deploy (for Continuous Deployment) and there are always have an in charge person, who has responsibility for the successfully of the build.</w:delText>
        </w:r>
      </w:del>
    </w:p>
    <w:p w:rsidR="003D2155" w:rsidDel="00884637" w:rsidRDefault="003D2155" w:rsidP="00643E5B">
      <w:pPr>
        <w:pStyle w:val="BodyText"/>
        <w:numPr>
          <w:ilvl w:val="0"/>
          <w:numId w:val="15"/>
        </w:numPr>
        <w:jc w:val="both"/>
        <w:rPr>
          <w:del w:id="2424" w:author="Kazy Nguyen" w:date="2018-05-13T15:34:00Z"/>
        </w:rPr>
      </w:pPr>
      <w:del w:id="2425" w:author="Kazy Nguyen" w:date="2018-05-13T15:34:00Z">
        <w:r w:rsidDel="00884637">
          <w:delText>Fix broken build immediately: The broken build prevents project to have a successfully deployment. The one, who committed the change should fix the build right after received the broken build alert to make sure, there are always have a successfully build in system. Nowadays, team member can configure the CICD system (like Jenkin) to ignore the merge of broken build branch to master branch.</w:delText>
        </w:r>
      </w:del>
    </w:p>
    <w:p w:rsidR="003D2155" w:rsidDel="00884637" w:rsidRDefault="003D2155" w:rsidP="00643E5B">
      <w:pPr>
        <w:pStyle w:val="BodyText"/>
        <w:numPr>
          <w:ilvl w:val="0"/>
          <w:numId w:val="15"/>
        </w:numPr>
        <w:jc w:val="both"/>
        <w:rPr>
          <w:del w:id="2426" w:author="Kazy Nguyen" w:date="2018-05-13T15:34:00Z"/>
        </w:rPr>
      </w:pPr>
      <w:del w:id="2427" w:author="Kazy Nguyen" w:date="2018-05-13T15:34:00Z">
        <w:r w:rsidDel="00884637">
          <w:delText>Keep the build fast. The main idea of CICD is provide a rapid feedback system. If a build takes a long time, it’s not a rapid feedback system anymore. As Martin Fowler said: Nothing sucks the blood of a CI activity more than a build that takes a long time. Almost teams agreed that the build should finish around 10 minutes. It makes sure that every team member doesn’t need to wait a build for too long, and people can work on the latest code with confidence.</w:delText>
        </w:r>
      </w:del>
    </w:p>
    <w:p w:rsidR="003D2155" w:rsidDel="00884637" w:rsidRDefault="003D2155" w:rsidP="00643E5B">
      <w:pPr>
        <w:pStyle w:val="BodyText"/>
        <w:numPr>
          <w:ilvl w:val="0"/>
          <w:numId w:val="15"/>
        </w:numPr>
        <w:jc w:val="both"/>
        <w:rPr>
          <w:del w:id="2428" w:author="Kazy Nguyen" w:date="2018-05-13T15:34:00Z"/>
        </w:rPr>
      </w:pPr>
      <w:del w:id="2429" w:author="Kazy Nguyen" w:date="2018-05-13T15:34:00Z">
        <w:r w:rsidDel="00884637">
          <w:delText xml:space="preserve">Test in a clone of the Production environment. The point of testing is to find out the issues of system before deploy to the Production, and make sure the Production working well with new changes. Therefor this is necessary to test all functions in same environment as Production environment. </w:delText>
        </w:r>
      </w:del>
    </w:p>
    <w:p w:rsidR="003D2155" w:rsidDel="00884637" w:rsidRDefault="003D2155" w:rsidP="00643E5B">
      <w:pPr>
        <w:pStyle w:val="BodyText"/>
        <w:numPr>
          <w:ilvl w:val="0"/>
          <w:numId w:val="15"/>
        </w:numPr>
        <w:jc w:val="both"/>
        <w:rPr>
          <w:del w:id="2430" w:author="Kazy Nguyen" w:date="2018-05-13T15:34:00Z"/>
        </w:rPr>
      </w:pPr>
      <w:del w:id="2431" w:author="Kazy Nguyen" w:date="2018-05-13T15:34:00Z">
        <w:r w:rsidDel="00884637">
          <w:delText>Make it easy for anyone to get the latest executable. As Fowler mentioned, one of the hardest part in Software development is make sure the software released by development team is the right thing customer want. To achieved it, all people in team should be able to get the latest executable and run it for demonstration, testing or just viewing.</w:delText>
        </w:r>
      </w:del>
    </w:p>
    <w:p w:rsidR="003D2155" w:rsidDel="00884637" w:rsidRDefault="003D2155" w:rsidP="00643E5B">
      <w:pPr>
        <w:pStyle w:val="BodyText"/>
        <w:numPr>
          <w:ilvl w:val="0"/>
          <w:numId w:val="15"/>
        </w:numPr>
        <w:jc w:val="both"/>
        <w:rPr>
          <w:del w:id="2432" w:author="Kazy Nguyen" w:date="2018-05-13T15:34:00Z"/>
        </w:rPr>
      </w:pPr>
      <w:del w:id="2433" w:author="Kazy Nguyen" w:date="2018-05-13T15:34:00Z">
        <w:r w:rsidDel="00884637">
          <w:delText>Everyone can see what’s happening. Continuous Integration is just about communication. In another words, by Continuous Integration all software development team members can see what’s happening with project at this time. It can be the status of mainline, branches, or the changes that have been made to.</w:delText>
        </w:r>
      </w:del>
    </w:p>
    <w:p w:rsidR="003D2155" w:rsidDel="00884637" w:rsidRDefault="003D2155" w:rsidP="00643E5B">
      <w:pPr>
        <w:pStyle w:val="BodyText"/>
        <w:numPr>
          <w:ilvl w:val="0"/>
          <w:numId w:val="15"/>
        </w:numPr>
        <w:jc w:val="both"/>
        <w:rPr>
          <w:del w:id="2434" w:author="Kazy Nguyen" w:date="2018-05-13T15:34:00Z"/>
        </w:rPr>
      </w:pPr>
      <w:del w:id="2435" w:author="Kazy Nguyen" w:date="2018-05-13T15:34:00Z">
        <w:r w:rsidDel="00884637">
          <w:delText>Automate deployment. To do Continuous Integration, you will need multiple environments for: testing purpose, integration environment, automation testing purpose. Because you will need to change between these environments each day, so it’s important to have scripts to automate deploy the application easily.</w:delText>
        </w:r>
      </w:del>
    </w:p>
    <w:p w:rsidR="003D2155" w:rsidDel="00884637" w:rsidRDefault="003D2155" w:rsidP="00643E5B">
      <w:pPr>
        <w:pStyle w:val="Heading3"/>
        <w:jc w:val="both"/>
        <w:rPr>
          <w:del w:id="2436" w:author="Kazy Nguyen" w:date="2018-05-13T15:34:00Z"/>
        </w:rPr>
      </w:pPr>
      <w:bookmarkStart w:id="2437" w:name="_Toc512960810"/>
      <w:del w:id="2438" w:author="Kazy Nguyen" w:date="2018-05-13T15:34:00Z">
        <w:r w:rsidDel="00884637">
          <w:delText>The benefit of Continuous Integration</w:delText>
        </w:r>
        <w:bookmarkEnd w:id="2437"/>
      </w:del>
    </w:p>
    <w:p w:rsidR="003D2155" w:rsidDel="00884637" w:rsidRDefault="003D2155" w:rsidP="00643E5B">
      <w:pPr>
        <w:pStyle w:val="BodyText"/>
        <w:numPr>
          <w:ilvl w:val="0"/>
          <w:numId w:val="15"/>
        </w:numPr>
        <w:jc w:val="both"/>
        <w:rPr>
          <w:del w:id="2439" w:author="Kazy Nguyen" w:date="2018-05-13T15:34:00Z"/>
        </w:rPr>
      </w:pPr>
      <w:del w:id="2440" w:author="Kazy Nguyen" w:date="2018-05-13T15:34:00Z">
        <w:r w:rsidDel="00884637">
          <w:delText xml:space="preserve">Better project visibility: This is the greatest benefit of Continuous Integration. By CI, software development team member can observe the status of mainline and branches, what works, what doesn’t … which cannot in the past. </w:delText>
        </w:r>
      </w:del>
    </w:p>
    <w:p w:rsidR="003D2155" w:rsidDel="00884637" w:rsidRDefault="003D2155" w:rsidP="00643E5B">
      <w:pPr>
        <w:pStyle w:val="BodyText"/>
        <w:numPr>
          <w:ilvl w:val="0"/>
          <w:numId w:val="15"/>
        </w:numPr>
        <w:jc w:val="both"/>
        <w:rPr>
          <w:del w:id="2441" w:author="Kazy Nguyen" w:date="2018-05-13T15:34:00Z"/>
        </w:rPr>
      </w:pPr>
      <w:del w:id="2442" w:author="Kazy Nguyen" w:date="2018-05-13T15:34:00Z">
        <w:r w:rsidDel="00884637">
          <w:delText>Reduce risks: All test scripts can be configured to run after the changes committed. The result after test script run will be sent to in charged person or all development team member. Therefore, the risk of all defined test case will be reduced.</w:delText>
        </w:r>
      </w:del>
    </w:p>
    <w:p w:rsidR="003D2155" w:rsidDel="00884637" w:rsidRDefault="003D2155" w:rsidP="00643E5B">
      <w:pPr>
        <w:pStyle w:val="BodyText"/>
        <w:numPr>
          <w:ilvl w:val="0"/>
          <w:numId w:val="15"/>
        </w:numPr>
        <w:jc w:val="both"/>
        <w:rPr>
          <w:del w:id="2443" w:author="Kazy Nguyen" w:date="2018-05-13T15:34:00Z"/>
        </w:rPr>
      </w:pPr>
      <w:del w:id="2444" w:author="Kazy Nguyen" w:date="2018-05-13T15:34:00Z">
        <w:r w:rsidRPr="002417FD" w:rsidDel="00884637">
          <w:delText>Reduction of repetitive manual processes</w:delText>
        </w:r>
        <w:r w:rsidDel="00884637">
          <w:delText>: With Continuous Integration, the processed are automated and run without manually work. Software development team member can use scripts to deploy, Unit test scripts will be trigger right after the change committed… are one of many advantages come with Continuous Integration.</w:delText>
        </w:r>
      </w:del>
    </w:p>
    <w:p w:rsidR="003D2155" w:rsidRPr="002417FD" w:rsidDel="00884637" w:rsidRDefault="003D2155" w:rsidP="00643E5B">
      <w:pPr>
        <w:pStyle w:val="BodyText"/>
        <w:numPr>
          <w:ilvl w:val="0"/>
          <w:numId w:val="15"/>
        </w:numPr>
        <w:jc w:val="both"/>
        <w:rPr>
          <w:del w:id="2445" w:author="Kazy Nguyen" w:date="2018-05-13T15:34:00Z"/>
        </w:rPr>
      </w:pPr>
      <w:del w:id="2446" w:author="Kazy Nguyen" w:date="2018-05-13T15:34:00Z">
        <w:r w:rsidDel="00884637">
          <w:delText>Deployable build: With a token, it’s possible to release deployable software anytime.</w:delText>
        </w:r>
      </w:del>
    </w:p>
    <w:p w:rsidR="00CD0725" w:rsidRPr="008B6984" w:rsidDel="00884637" w:rsidRDefault="00CD0725" w:rsidP="000E7E6A">
      <w:pPr>
        <w:pStyle w:val="Heading2"/>
        <w:jc w:val="both"/>
        <w:rPr>
          <w:del w:id="2447" w:author="Kazy Nguyen" w:date="2018-05-13T15:34:00Z"/>
        </w:rPr>
      </w:pPr>
      <w:bookmarkStart w:id="2448" w:name="_Toc512960811"/>
      <w:del w:id="2449" w:author="Kazy Nguyen" w:date="2018-05-13T15:34:00Z">
        <w:r w:rsidDel="00884637">
          <w:delText>Continuous Delivery</w:delText>
        </w:r>
        <w:bookmarkEnd w:id="2448"/>
      </w:del>
    </w:p>
    <w:p w:rsidR="000B397C" w:rsidRPr="000B397C" w:rsidDel="00884637" w:rsidRDefault="000B397C" w:rsidP="000E7E6A">
      <w:pPr>
        <w:pStyle w:val="BodyText"/>
        <w:jc w:val="both"/>
        <w:rPr>
          <w:del w:id="2450" w:author="Kazy Nguyen" w:date="2018-05-13T15:34:00Z"/>
        </w:rPr>
      </w:pPr>
      <w:del w:id="2451" w:author="Kazy Nguyen" w:date="2018-05-13T15:34:00Z">
        <w:r w:rsidRPr="000B397C" w:rsidDel="00884637">
          <w:delText xml:space="preserve">Continuous </w:delText>
        </w:r>
        <w:r w:rsidDel="00884637">
          <w:delText>Delivery is a familiar concept with Software development team using Agile methodology. Continuous Delivery builds on Continuous Integration and along with Continuous Integration. After the change is committed (Software development team checked in some change), Continuous Integration server (E.g.: Jenkins) runs several test process like Unit test or Integration test to ensure that the code is working well and align with coding rule/coding convention</w:delText>
        </w:r>
        <w:r w:rsidR="001A3C04" w:rsidDel="00884637">
          <w:delText>,</w:delText>
        </w:r>
        <w:r w:rsidDel="00884637">
          <w:delText xml:space="preserve"> defined by Software development team. After passed all existing testing process, the code change will be sent to staging environment for deployment. </w:delText>
        </w:r>
      </w:del>
    </w:p>
    <w:p w:rsidR="00CA706E" w:rsidRPr="008B6984" w:rsidDel="00884637" w:rsidRDefault="00207487" w:rsidP="00CA706E">
      <w:pPr>
        <w:pStyle w:val="Heading2"/>
        <w:jc w:val="both"/>
        <w:rPr>
          <w:del w:id="2452" w:author="Kazy Nguyen" w:date="2018-05-13T15:34:00Z"/>
        </w:rPr>
      </w:pPr>
      <w:bookmarkStart w:id="2453" w:name="_Toc512960812"/>
      <w:del w:id="2454" w:author="Kazy Nguyen" w:date="2018-05-13T15:34:00Z">
        <w:r w:rsidDel="00884637">
          <w:delText>A</w:delText>
        </w:r>
        <w:r w:rsidR="002441C3" w:rsidDel="00884637">
          <w:delText>utomation T</w:delText>
        </w:r>
        <w:r w:rsidDel="00884637">
          <w:delText>esting</w:delText>
        </w:r>
        <w:bookmarkEnd w:id="2453"/>
      </w:del>
    </w:p>
    <w:p w:rsidR="0048706B" w:rsidDel="00884637" w:rsidRDefault="007D28E1" w:rsidP="00CA706E">
      <w:pPr>
        <w:pStyle w:val="BodyText"/>
        <w:jc w:val="both"/>
        <w:rPr>
          <w:del w:id="2455" w:author="Kazy Nguyen" w:date="2018-05-13T15:34:00Z"/>
        </w:rPr>
      </w:pPr>
      <w:del w:id="2456" w:author="Kazy Nguyen" w:date="2018-05-13T15:34:00Z">
        <w:r w:rsidDel="00884637">
          <w:delText xml:space="preserve">Automation testing is a process in CICD. In this process, the </w:delText>
        </w:r>
        <w:r w:rsidR="0048706B" w:rsidDel="00884637">
          <w:delText>changing code</w:delText>
        </w:r>
        <w:r w:rsidDel="00884637">
          <w:delText xml:space="preserve"> will be tested by several tools/frameworks like Jasmine/Karma Test (for JavaScript language), JUnit (for Java language), Watir (for Ruby language) …</w:delText>
        </w:r>
        <w:r w:rsidR="0048706B" w:rsidDel="00884637">
          <w:delText xml:space="preserve"> The Testing tool/framework depends on development language.</w:delText>
        </w:r>
        <w:r w:rsidDel="00884637">
          <w:delText xml:space="preserve"> </w:delText>
        </w:r>
      </w:del>
    </w:p>
    <w:p w:rsidR="000B397C" w:rsidDel="00884637" w:rsidRDefault="007D28E1" w:rsidP="00CA706E">
      <w:pPr>
        <w:pStyle w:val="BodyText"/>
        <w:jc w:val="both"/>
        <w:rPr>
          <w:del w:id="2457" w:author="Kazy Nguyen" w:date="2018-05-13T15:34:00Z"/>
        </w:rPr>
      </w:pPr>
      <w:del w:id="2458" w:author="Kazy Nguyen" w:date="2018-05-13T15:34:00Z">
        <w:r w:rsidDel="00884637">
          <w:delText xml:space="preserve">This process </w:delText>
        </w:r>
        <w:r w:rsidR="0048706B" w:rsidDel="00884637">
          <w:delText>ensures</w:delText>
        </w:r>
        <w:r w:rsidDel="00884637">
          <w:delText xml:space="preserve"> that all</w:delText>
        </w:r>
        <w:r w:rsidR="0048706B" w:rsidDel="00884637">
          <w:delText xml:space="preserve"> changing</w:delText>
        </w:r>
        <w:r w:rsidDel="00884637">
          <w:delText xml:space="preserve"> source code will </w:delText>
        </w:r>
        <w:r w:rsidR="0048706B" w:rsidDel="00884637">
          <w:delText>be working</w:delText>
        </w:r>
        <w:r w:rsidDel="00884637">
          <w:delText xml:space="preserve"> well with current system and follow all coding rule/coding convention defined by Software development team</w:delText>
        </w:r>
        <w:r w:rsidR="0048706B" w:rsidDel="00884637">
          <w:delText>.</w:delText>
        </w:r>
      </w:del>
    </w:p>
    <w:p w:rsidR="0048706B" w:rsidDel="00884637" w:rsidRDefault="00307F65" w:rsidP="00CA706E">
      <w:pPr>
        <w:pStyle w:val="BodyText"/>
        <w:jc w:val="both"/>
        <w:rPr>
          <w:del w:id="2459" w:author="Kazy Nguyen" w:date="2018-05-13T15:34:00Z"/>
        </w:rPr>
      </w:pPr>
      <w:del w:id="2460" w:author="Kazy Nguyen" w:date="2018-05-13T15:34:00Z">
        <w:r w:rsidDel="00884637">
          <w:rPr>
            <w:noProof/>
            <w:lang w:eastAsia="en-US"/>
          </w:rPr>
          <w:drawing>
            <wp:inline distT="0" distB="0" distL="0" distR="0" wp14:anchorId="0318CFDB" wp14:editId="69EAC12C">
              <wp:extent cx="5877560" cy="4164965"/>
              <wp:effectExtent l="0" t="0" r="0" b="0"/>
              <wp:docPr id="6" name="Picture 6" descr="1*HncwcxDa_pXORBx4IEG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HncwcxDa_pXORBx4IEGty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4164965"/>
                      </a:xfrm>
                      <a:prstGeom prst="rect">
                        <a:avLst/>
                      </a:prstGeom>
                      <a:noFill/>
                      <a:ln>
                        <a:noFill/>
                      </a:ln>
                    </pic:spPr>
                  </pic:pic>
                </a:graphicData>
              </a:graphic>
            </wp:inline>
          </w:drawing>
        </w:r>
      </w:del>
    </w:p>
    <w:p w:rsidR="0048706B" w:rsidRPr="000B397C" w:rsidDel="00884637" w:rsidRDefault="0048706B" w:rsidP="00CA706E">
      <w:pPr>
        <w:pStyle w:val="BodyText"/>
        <w:jc w:val="both"/>
        <w:rPr>
          <w:del w:id="2461" w:author="Kazy Nguyen" w:date="2018-05-13T15:34:00Z"/>
        </w:rPr>
      </w:pPr>
      <w:del w:id="2462" w:author="Kazy Nguyen" w:date="2018-05-13T15:34:00Z">
        <w:r w:rsidDel="00884637">
          <w:delText>Figure 2.4: Some Automation Testing frameworks</w:delText>
        </w:r>
      </w:del>
    </w:p>
    <w:p w:rsidR="002441C3" w:rsidRPr="008B6984" w:rsidDel="00884637" w:rsidRDefault="002441C3" w:rsidP="002441C3">
      <w:pPr>
        <w:pStyle w:val="Heading2"/>
        <w:jc w:val="both"/>
        <w:rPr>
          <w:del w:id="2463" w:author="Kazy Nguyen" w:date="2018-05-13T15:34:00Z"/>
        </w:rPr>
      </w:pPr>
      <w:bookmarkStart w:id="2464" w:name="_Toc512960813"/>
      <w:del w:id="2465" w:author="Kazy Nguyen" w:date="2018-05-13T15:34:00Z">
        <w:r w:rsidDel="00884637">
          <w:delText>Cloud Infrastructure</w:delText>
        </w:r>
        <w:bookmarkEnd w:id="2464"/>
      </w:del>
    </w:p>
    <w:p w:rsidR="002441C3" w:rsidDel="00884637" w:rsidRDefault="002441C3" w:rsidP="002441C3">
      <w:pPr>
        <w:pStyle w:val="BodyText"/>
        <w:jc w:val="both"/>
        <w:rPr>
          <w:del w:id="2466" w:author="Kazy Nguyen" w:date="2018-05-13T15:34:00Z"/>
          <w:color w:val="FF0000"/>
        </w:rPr>
      </w:pPr>
      <w:del w:id="2467" w:author="Kazy Nguyen" w:date="2018-05-13T15:34:00Z">
        <w:r w:rsidRPr="00B532F2" w:rsidDel="00884637">
          <w:rPr>
            <w:color w:val="FF0000"/>
          </w:rPr>
          <w:delText>*</w:delText>
        </w:r>
        <w:r w:rsidRPr="003243D1" w:rsidDel="00884637">
          <w:rPr>
            <w:color w:val="FF0000"/>
          </w:rPr>
          <w:delText xml:space="preserve"> </w:delText>
        </w:r>
        <w:r w:rsidR="00B06C0C" w:rsidDel="00884637">
          <w:rPr>
            <w:color w:val="FF0000"/>
          </w:rPr>
          <w:delText>Chưa</w:delText>
        </w:r>
        <w:r w:rsidRPr="00B532F2" w:rsidDel="00884637">
          <w:rPr>
            <w:color w:val="FF0000"/>
          </w:rPr>
          <w:delText xml:space="preserve"> viết *</w:delText>
        </w:r>
      </w:del>
    </w:p>
    <w:p w:rsidR="002441C3" w:rsidRPr="008B6984" w:rsidDel="00884637" w:rsidRDefault="002441C3" w:rsidP="002441C3">
      <w:pPr>
        <w:pStyle w:val="Heading2"/>
        <w:jc w:val="both"/>
        <w:rPr>
          <w:del w:id="2468" w:author="Kazy Nguyen" w:date="2018-05-13T15:34:00Z"/>
        </w:rPr>
      </w:pPr>
      <w:bookmarkStart w:id="2469" w:name="_Toc512960814"/>
      <w:del w:id="2470" w:author="Kazy Nguyen" w:date="2018-05-13T15:34:00Z">
        <w:r w:rsidDel="00884637">
          <w:delText>Configuration Management</w:delText>
        </w:r>
        <w:bookmarkEnd w:id="2469"/>
      </w:del>
    </w:p>
    <w:p w:rsidR="002441C3" w:rsidDel="00884637" w:rsidRDefault="002441C3" w:rsidP="002441C3">
      <w:pPr>
        <w:pStyle w:val="BodyText"/>
        <w:jc w:val="both"/>
        <w:rPr>
          <w:del w:id="2471" w:author="Kazy Nguyen" w:date="2018-05-13T15:34:00Z"/>
          <w:color w:val="FF0000"/>
        </w:rPr>
      </w:pPr>
      <w:del w:id="2472" w:author="Kazy Nguyen" w:date="2018-05-13T15:34:00Z">
        <w:r w:rsidRPr="00B532F2" w:rsidDel="00884637">
          <w:rPr>
            <w:color w:val="FF0000"/>
          </w:rPr>
          <w:delText>*</w:delText>
        </w:r>
        <w:r w:rsidRPr="003243D1" w:rsidDel="00884637">
          <w:rPr>
            <w:color w:val="FF0000"/>
          </w:rPr>
          <w:delText xml:space="preserve"> </w:delText>
        </w:r>
        <w:r w:rsidR="00B06C0C" w:rsidDel="00884637">
          <w:rPr>
            <w:color w:val="FF0000"/>
          </w:rPr>
          <w:delText>Chưa</w:delText>
        </w:r>
        <w:r w:rsidRPr="00B532F2" w:rsidDel="00884637">
          <w:rPr>
            <w:color w:val="FF0000"/>
          </w:rPr>
          <w:delText xml:space="preserve"> viết *</w:delText>
        </w:r>
      </w:del>
    </w:p>
    <w:p w:rsidR="004A1AC3" w:rsidRPr="004A1AC3" w:rsidDel="00884637" w:rsidRDefault="004A1AC3" w:rsidP="002441C3">
      <w:pPr>
        <w:pStyle w:val="BodyText"/>
        <w:jc w:val="both"/>
        <w:rPr>
          <w:del w:id="2473" w:author="Kazy Nguyen" w:date="2018-05-13T15:34:00Z"/>
        </w:rPr>
      </w:pPr>
      <w:del w:id="2474" w:author="Kazy Nguyen" w:date="2018-05-13T15:34:00Z">
        <w:r w:rsidRPr="004A1AC3" w:rsidDel="00884637">
          <w:delText>Configuration Management, or Software Configuration Management</w:delText>
        </w:r>
        <w:r w:rsidDel="00884637">
          <w:delText xml:space="preserve"> is a </w:delText>
        </w:r>
      </w:del>
    </w:p>
    <w:p w:rsidR="000D2CE1" w:rsidRPr="008B6984" w:rsidDel="00884637" w:rsidRDefault="000D2CE1" w:rsidP="000D2CE1">
      <w:pPr>
        <w:pStyle w:val="Heading2"/>
        <w:jc w:val="both"/>
        <w:rPr>
          <w:del w:id="2475" w:author="Kazy Nguyen" w:date="2018-05-13T15:34:00Z"/>
        </w:rPr>
      </w:pPr>
      <w:bookmarkStart w:id="2476" w:name="_Toc512960815"/>
      <w:del w:id="2477" w:author="Kazy Nguyen" w:date="2018-05-13T15:34:00Z">
        <w:r w:rsidDel="00884637">
          <w:delText>Common pitfall of CICD</w:delText>
        </w:r>
        <w:bookmarkEnd w:id="2476"/>
      </w:del>
    </w:p>
    <w:p w:rsidR="000D2CE1" w:rsidDel="00884637" w:rsidRDefault="000D2CE1" w:rsidP="000D2CE1">
      <w:pPr>
        <w:pStyle w:val="BodyText"/>
        <w:jc w:val="both"/>
        <w:rPr>
          <w:del w:id="2478" w:author="Kazy Nguyen" w:date="2018-05-13T15:34:00Z"/>
          <w:color w:val="FF0000"/>
        </w:rPr>
      </w:pPr>
      <w:del w:id="2479" w:author="Kazy Nguyen" w:date="2018-05-13T15:34:00Z">
        <w:r w:rsidRPr="00B532F2" w:rsidDel="00884637">
          <w:rPr>
            <w:color w:val="FF0000"/>
          </w:rPr>
          <w:delText>*Chưa viết *</w:delText>
        </w:r>
      </w:del>
    </w:p>
    <w:p w:rsidR="000D2CE1" w:rsidRPr="00CF700C" w:rsidDel="00884637" w:rsidRDefault="000D2CE1" w:rsidP="000D2CE1">
      <w:pPr>
        <w:jc w:val="both"/>
        <w:rPr>
          <w:del w:id="2480" w:author="Kazy Nguyen" w:date="2018-05-13T15:34:00Z"/>
        </w:rPr>
      </w:pPr>
      <w:del w:id="2481" w:author="Kazy Nguyen" w:date="2018-05-13T15:34:00Z">
        <w:r w:rsidDel="00884637">
          <w:delText>Five activities make DevO</w:delText>
        </w:r>
        <w:r w:rsidRPr="00CF700C" w:rsidDel="00884637">
          <w:delText xml:space="preserve">ps </w:delText>
        </w:r>
        <w:r w:rsidDel="00884637">
          <w:delText>are</w:delText>
        </w:r>
        <w:r w:rsidRPr="00CF700C" w:rsidDel="00884637">
          <w:delText>: continuous integration, continuous delivery, cloud infrastructure, test automation, and configuration management.</w:delText>
        </w:r>
      </w:del>
    </w:p>
    <w:p w:rsidR="00CD0725" w:rsidRPr="00B532F2" w:rsidDel="00884637" w:rsidRDefault="00CD0725" w:rsidP="00CD0725">
      <w:pPr>
        <w:pStyle w:val="BodyText"/>
        <w:jc w:val="both"/>
        <w:rPr>
          <w:del w:id="2482" w:author="Kazy Nguyen" w:date="2018-05-13T15:34:00Z"/>
          <w:color w:val="FF0000"/>
        </w:rPr>
      </w:pPr>
    </w:p>
    <w:p w:rsidR="00CD0725" w:rsidDel="00884637" w:rsidRDefault="00CD0725" w:rsidP="00CD0725">
      <w:pPr>
        <w:pStyle w:val="chapternum"/>
        <w:rPr>
          <w:del w:id="2483" w:author="Kazy Nguyen" w:date="2018-05-13T15:34:00Z"/>
        </w:rPr>
      </w:pPr>
      <w:del w:id="2484" w:author="Kazy Nguyen" w:date="2018-05-13T15:34:00Z">
        <w:r w:rsidDel="00884637">
          <w:br/>
        </w:r>
        <w:bookmarkStart w:id="2485" w:name="_Toc512960816"/>
        <w:r w:rsidR="00812F9D" w:rsidDel="00884637">
          <w:delText>Integration Process</w:delText>
        </w:r>
        <w:bookmarkEnd w:id="2485"/>
      </w:del>
    </w:p>
    <w:p w:rsidR="00FA5008" w:rsidDel="00884637" w:rsidRDefault="00CD0725" w:rsidP="000E7E6A">
      <w:pPr>
        <w:jc w:val="both"/>
        <w:rPr>
          <w:del w:id="2486" w:author="Kazy Nguyen" w:date="2018-05-13T15:34:00Z"/>
        </w:rPr>
      </w:pPr>
      <w:del w:id="2487" w:author="Kazy Nguyen" w:date="2018-05-13T15:34:00Z">
        <w:r w:rsidDel="00884637">
          <w:delText xml:space="preserve">The </w:delText>
        </w:r>
        <w:r w:rsidR="00812F9D" w:rsidDel="00884637">
          <w:delText xml:space="preserve">Integration Process chapter is </w:delText>
        </w:r>
        <w:r w:rsidR="00200C4C" w:rsidDel="00884637">
          <w:delText>aim</w:delText>
        </w:r>
        <w:r w:rsidR="00812F9D" w:rsidDel="00884637">
          <w:delText xml:space="preserve"> to </w:delText>
        </w:r>
        <w:r w:rsidR="00200C4C" w:rsidDel="00884637">
          <w:delText>…</w:delText>
        </w:r>
      </w:del>
    </w:p>
    <w:p w:rsidR="00CD0725" w:rsidDel="00884637" w:rsidRDefault="00812F9D" w:rsidP="000E7E6A">
      <w:pPr>
        <w:pStyle w:val="Heading1"/>
        <w:jc w:val="both"/>
        <w:rPr>
          <w:del w:id="2488" w:author="Kazy Nguyen" w:date="2018-05-13T15:34:00Z"/>
        </w:rPr>
      </w:pPr>
      <w:bookmarkStart w:id="2489" w:name="_Toc512960817"/>
      <w:del w:id="2490" w:author="Kazy Nguyen" w:date="2018-05-13T15:34:00Z">
        <w:r w:rsidDel="00884637">
          <w:delText>Integration Process</w:delText>
        </w:r>
        <w:bookmarkEnd w:id="2489"/>
        <w:r w:rsidR="00E57081" w:rsidDel="00884637">
          <w:delText xml:space="preserve"> </w:delText>
        </w:r>
      </w:del>
    </w:p>
    <w:p w:rsidR="004C4099" w:rsidRPr="00D46648" w:rsidDel="00884637" w:rsidRDefault="00FA0489" w:rsidP="003D2155">
      <w:pPr>
        <w:pStyle w:val="NormalWeb"/>
        <w:shd w:val="clear" w:color="auto" w:fill="FFFFFF"/>
        <w:spacing w:before="0" w:after="150" w:line="420" w:lineRule="atLeast"/>
        <w:jc w:val="both"/>
        <w:rPr>
          <w:del w:id="2491" w:author="Kazy Nguyen" w:date="2018-05-13T15:34:00Z"/>
          <w:rFonts w:ascii="URWPalladioL-Roma" w:hAnsi="URWPalladioL-Roma" w:cs="URWPalladioL-Roma"/>
          <w:color w:val="000000"/>
          <w:sz w:val="22"/>
          <w:szCs w:val="22"/>
          <w:lang w:eastAsia="ja-JP"/>
        </w:rPr>
      </w:pPr>
      <w:del w:id="2492" w:author="Kazy Nguyen" w:date="2018-05-13T15:34:00Z">
        <w:r w:rsidRPr="00DA1515" w:rsidDel="00884637">
          <w:rPr>
            <w:lang w:eastAsia="ja-JP"/>
          </w:rPr>
          <w:delText>System integration is defined in engineering as the process of bringing together the component sub-systems into one system (an aggregation of subsystems cooperating so that the system is able to deliver the overarching functionality) and ensuring that the subsystems function together as a system, and in information technology as the process of linking together different computing systems and software applications physically or functionally, to act as a coordinated whole.</w:delText>
        </w:r>
      </w:del>
    </w:p>
    <w:p w:rsidR="00FA0489" w:rsidRPr="00DA1515" w:rsidDel="00884637" w:rsidRDefault="004C4099" w:rsidP="00DA1515">
      <w:pPr>
        <w:pStyle w:val="NormalWeb"/>
        <w:shd w:val="clear" w:color="auto" w:fill="FFFFFF"/>
        <w:spacing w:before="0" w:after="150" w:line="420" w:lineRule="atLeast"/>
        <w:jc w:val="both"/>
        <w:rPr>
          <w:del w:id="2493" w:author="Kazy Nguyen" w:date="2018-05-13T15:34:00Z"/>
          <w:lang w:eastAsia="ja-JP"/>
        </w:rPr>
      </w:pPr>
      <w:del w:id="2494" w:author="Kazy Nguyen" w:date="2018-05-13T15:34:00Z">
        <w:r w:rsidRPr="00DA1515" w:rsidDel="00884637">
          <w:rPr>
            <w:lang w:eastAsia="ja-JP"/>
          </w:rPr>
          <w:delText>Continuous Integration process starts with a committing source code. Software development team member commits their source code to their Virtual SourceSafe server. Based on their changes, the Continuous Integration server will trigger a build. The process will be:</w:delText>
        </w:r>
      </w:del>
    </w:p>
    <w:p w:rsidR="004C4099" w:rsidRPr="00DA1515" w:rsidDel="00884637" w:rsidRDefault="004C4099" w:rsidP="00DA1515">
      <w:pPr>
        <w:pStyle w:val="NormalWeb"/>
        <w:numPr>
          <w:ilvl w:val="0"/>
          <w:numId w:val="30"/>
        </w:numPr>
        <w:shd w:val="clear" w:color="auto" w:fill="FFFFFF"/>
        <w:spacing w:before="0" w:after="150" w:line="420" w:lineRule="atLeast"/>
        <w:jc w:val="both"/>
        <w:rPr>
          <w:del w:id="2495" w:author="Kazy Nguyen" w:date="2018-05-13T15:34:00Z"/>
          <w:lang w:eastAsia="ja-JP"/>
        </w:rPr>
      </w:pPr>
      <w:del w:id="2496" w:author="Kazy Nguyen" w:date="2018-05-13T15:34:00Z">
        <w:r w:rsidRPr="00DA1515" w:rsidDel="00884637">
          <w:rPr>
            <w:lang w:eastAsia="ja-JP"/>
          </w:rPr>
          <w:delText>Source code compilation</w:delText>
        </w:r>
      </w:del>
    </w:p>
    <w:p w:rsidR="004C4099" w:rsidRPr="00DA1515" w:rsidDel="00884637" w:rsidRDefault="004C4099" w:rsidP="00DA1515">
      <w:pPr>
        <w:pStyle w:val="NormalWeb"/>
        <w:numPr>
          <w:ilvl w:val="0"/>
          <w:numId w:val="30"/>
        </w:numPr>
        <w:shd w:val="clear" w:color="auto" w:fill="FFFFFF"/>
        <w:spacing w:before="0" w:after="150" w:line="420" w:lineRule="atLeast"/>
        <w:jc w:val="both"/>
        <w:rPr>
          <w:del w:id="2497" w:author="Kazy Nguyen" w:date="2018-05-13T15:34:00Z"/>
          <w:lang w:eastAsia="ja-JP"/>
        </w:rPr>
      </w:pPr>
      <w:del w:id="2498" w:author="Kazy Nguyen" w:date="2018-05-13T15:34:00Z">
        <w:r w:rsidRPr="00DA1515" w:rsidDel="00884637">
          <w:rPr>
            <w:lang w:eastAsia="ja-JP"/>
          </w:rPr>
          <w:delText>Code inspections</w:delText>
        </w:r>
      </w:del>
    </w:p>
    <w:p w:rsidR="004C4099" w:rsidRPr="00DA1515" w:rsidDel="00884637" w:rsidRDefault="004C4099" w:rsidP="00DA1515">
      <w:pPr>
        <w:pStyle w:val="NormalWeb"/>
        <w:numPr>
          <w:ilvl w:val="1"/>
          <w:numId w:val="30"/>
        </w:numPr>
        <w:shd w:val="clear" w:color="auto" w:fill="FFFFFF"/>
        <w:spacing w:before="0" w:after="150" w:line="420" w:lineRule="atLeast"/>
        <w:jc w:val="both"/>
        <w:rPr>
          <w:del w:id="2499" w:author="Kazy Nguyen" w:date="2018-05-13T15:34:00Z"/>
          <w:lang w:eastAsia="ja-JP"/>
        </w:rPr>
      </w:pPr>
      <w:del w:id="2500" w:author="Kazy Nguyen" w:date="2018-05-13T15:34:00Z">
        <w:r w:rsidRPr="00DA1515" w:rsidDel="00884637">
          <w:rPr>
            <w:lang w:eastAsia="ja-JP"/>
          </w:rPr>
          <w:delText>Sonar</w:delText>
        </w:r>
        <w:r w:rsidR="00862BAB" w:rsidRPr="00DA1515" w:rsidDel="00884637">
          <w:rPr>
            <w:lang w:eastAsia="ja-JP"/>
          </w:rPr>
          <w:delText>qube</w:delText>
        </w:r>
        <w:r w:rsidRPr="00DA1515" w:rsidDel="00884637">
          <w:rPr>
            <w:lang w:eastAsia="ja-JP"/>
          </w:rPr>
          <w:delText xml:space="preserve"> scanning (if existed)</w:delText>
        </w:r>
      </w:del>
    </w:p>
    <w:p w:rsidR="004C4099" w:rsidRPr="00DA1515" w:rsidDel="00884637" w:rsidRDefault="004C4099" w:rsidP="00DA1515">
      <w:pPr>
        <w:pStyle w:val="NormalWeb"/>
        <w:numPr>
          <w:ilvl w:val="1"/>
          <w:numId w:val="30"/>
        </w:numPr>
        <w:shd w:val="clear" w:color="auto" w:fill="FFFFFF"/>
        <w:spacing w:before="0" w:after="150" w:line="420" w:lineRule="atLeast"/>
        <w:jc w:val="both"/>
        <w:rPr>
          <w:del w:id="2501" w:author="Kazy Nguyen" w:date="2018-05-13T15:34:00Z"/>
          <w:lang w:eastAsia="ja-JP"/>
        </w:rPr>
      </w:pPr>
      <w:del w:id="2502" w:author="Kazy Nguyen" w:date="2018-05-13T15:34:00Z">
        <w:r w:rsidRPr="00DA1515" w:rsidDel="00884637">
          <w:rPr>
            <w:lang w:eastAsia="ja-JP"/>
          </w:rPr>
          <w:delText>Unit test running (if existed)</w:delText>
        </w:r>
      </w:del>
    </w:p>
    <w:p w:rsidR="00825920" w:rsidRPr="00DA1515" w:rsidDel="00884637" w:rsidRDefault="00825920" w:rsidP="00DA1515">
      <w:pPr>
        <w:pStyle w:val="NormalWeb"/>
        <w:numPr>
          <w:ilvl w:val="1"/>
          <w:numId w:val="30"/>
        </w:numPr>
        <w:shd w:val="clear" w:color="auto" w:fill="FFFFFF"/>
        <w:spacing w:before="0" w:after="150" w:line="420" w:lineRule="atLeast"/>
        <w:jc w:val="both"/>
        <w:rPr>
          <w:del w:id="2503" w:author="Kazy Nguyen" w:date="2018-05-13T15:34:00Z"/>
          <w:lang w:eastAsia="ja-JP"/>
        </w:rPr>
      </w:pPr>
      <w:del w:id="2504" w:author="Kazy Nguyen" w:date="2018-05-13T15:34:00Z">
        <w:r w:rsidRPr="00DA1515" w:rsidDel="00884637">
          <w:rPr>
            <w:lang w:eastAsia="ja-JP"/>
          </w:rPr>
          <w:delText>Automation test (if existed)</w:delText>
        </w:r>
      </w:del>
    </w:p>
    <w:p w:rsidR="00915665" w:rsidRPr="00DA1515" w:rsidDel="00884637" w:rsidRDefault="004C4099" w:rsidP="00DA1515">
      <w:pPr>
        <w:pStyle w:val="NormalWeb"/>
        <w:numPr>
          <w:ilvl w:val="1"/>
          <w:numId w:val="30"/>
        </w:numPr>
        <w:shd w:val="clear" w:color="auto" w:fill="FFFFFF"/>
        <w:spacing w:before="0" w:after="150" w:line="420" w:lineRule="atLeast"/>
        <w:jc w:val="both"/>
        <w:rPr>
          <w:del w:id="2505" w:author="Kazy Nguyen" w:date="2018-05-13T15:34:00Z"/>
          <w:lang w:eastAsia="ja-JP"/>
        </w:rPr>
      </w:pPr>
      <w:del w:id="2506" w:author="Kazy Nguyen" w:date="2018-05-13T15:34:00Z">
        <w:r w:rsidRPr="00DA1515" w:rsidDel="00884637">
          <w:rPr>
            <w:lang w:eastAsia="ja-JP"/>
          </w:rPr>
          <w:delText>Deployment (if existed)</w:delText>
        </w:r>
      </w:del>
    </w:p>
    <w:p w:rsidR="00CD0725" w:rsidRPr="008B6984" w:rsidDel="00884637" w:rsidRDefault="00E04985" w:rsidP="000E7E6A">
      <w:pPr>
        <w:pStyle w:val="Heading2"/>
        <w:jc w:val="both"/>
        <w:rPr>
          <w:del w:id="2507" w:author="Kazy Nguyen" w:date="2018-05-13T15:34:00Z"/>
        </w:rPr>
      </w:pPr>
      <w:bookmarkStart w:id="2508" w:name="_Toc512960818"/>
      <w:del w:id="2509" w:author="Kazy Nguyen" w:date="2018-05-13T15:34:00Z">
        <w:r w:rsidDel="00884637">
          <w:delText>Source code compilation</w:delText>
        </w:r>
        <w:bookmarkEnd w:id="2508"/>
      </w:del>
    </w:p>
    <w:p w:rsidR="004C4099" w:rsidRPr="00DA1515" w:rsidDel="00884637" w:rsidRDefault="004C4099" w:rsidP="00DA1515">
      <w:pPr>
        <w:pStyle w:val="NormalWeb"/>
        <w:shd w:val="clear" w:color="auto" w:fill="FFFFFF"/>
        <w:spacing w:before="0" w:after="150" w:line="420" w:lineRule="atLeast"/>
        <w:jc w:val="both"/>
        <w:rPr>
          <w:del w:id="2510" w:author="Kazy Nguyen" w:date="2018-05-13T15:34:00Z"/>
          <w:lang w:eastAsia="ja-JP"/>
        </w:rPr>
      </w:pPr>
      <w:del w:id="2511" w:author="Kazy Nguyen" w:date="2018-05-13T15:34:00Z">
        <w:r w:rsidRPr="00DA1515" w:rsidDel="00884637">
          <w:rPr>
            <w:lang w:eastAsia="ja-JP"/>
          </w:rPr>
          <w:delText xml:space="preserve">Source code compilation is depending on the coding language. </w:delText>
        </w:r>
      </w:del>
    </w:p>
    <w:p w:rsidR="00AB6612" w:rsidRPr="00DA1515" w:rsidDel="00884637" w:rsidRDefault="004C4099" w:rsidP="00DA1515">
      <w:pPr>
        <w:pStyle w:val="NormalWeb"/>
        <w:shd w:val="clear" w:color="auto" w:fill="FFFFFF"/>
        <w:spacing w:before="0" w:after="150" w:line="420" w:lineRule="atLeast"/>
        <w:jc w:val="both"/>
        <w:rPr>
          <w:del w:id="2512" w:author="Kazy Nguyen" w:date="2018-05-13T15:34:00Z"/>
          <w:lang w:eastAsia="ja-JP"/>
        </w:rPr>
      </w:pPr>
      <w:del w:id="2513" w:author="Kazy Nguyen" w:date="2018-05-13T15:34:00Z">
        <w:r w:rsidRPr="00DA1515" w:rsidDel="00884637">
          <w:rPr>
            <w:lang w:eastAsia="ja-JP"/>
          </w:rPr>
          <w:delText>In some languages (E.g.: Typescript – with Angular 2 and upper in Frontend project)</w:delText>
        </w:r>
        <w:r w:rsidR="00AB6612" w:rsidRPr="00DA1515" w:rsidDel="00884637">
          <w:rPr>
            <w:lang w:eastAsia="ja-JP"/>
          </w:rPr>
          <w:delText xml:space="preserve">, source code need to be compiled to web running language (E.g.: Typescript to JavaScript). </w:delText>
        </w:r>
      </w:del>
    </w:p>
    <w:p w:rsidR="004C4099" w:rsidRPr="00DA1515" w:rsidDel="00884637" w:rsidRDefault="00AB6612" w:rsidP="00DA1515">
      <w:pPr>
        <w:pStyle w:val="NormalWeb"/>
        <w:shd w:val="clear" w:color="auto" w:fill="FFFFFF"/>
        <w:spacing w:before="0" w:after="150" w:line="420" w:lineRule="atLeast"/>
        <w:jc w:val="both"/>
        <w:rPr>
          <w:del w:id="2514" w:author="Kazy Nguyen" w:date="2018-05-13T15:34:00Z"/>
          <w:lang w:eastAsia="ja-JP"/>
        </w:rPr>
      </w:pPr>
      <w:del w:id="2515" w:author="Kazy Nguyen" w:date="2018-05-13T15:34:00Z">
        <w:r w:rsidRPr="00DA1515" w:rsidDel="00884637">
          <w:rPr>
            <w:lang w:eastAsia="ja-JP"/>
          </w:rPr>
          <w:delText xml:space="preserve">However, some languages don’t need to be compiled (E.g.: PHP). Source files written in interpreted language and just need to be unzipped in the server. </w:delText>
        </w:r>
      </w:del>
    </w:p>
    <w:p w:rsidR="00AB6612" w:rsidDel="00884637" w:rsidRDefault="00AB6612" w:rsidP="000E7E6A">
      <w:pPr>
        <w:pStyle w:val="Heading2"/>
        <w:jc w:val="both"/>
        <w:rPr>
          <w:del w:id="2516" w:author="Kazy Nguyen" w:date="2018-05-13T15:34:00Z"/>
        </w:rPr>
      </w:pPr>
      <w:bookmarkStart w:id="2517" w:name="_Toc512960819"/>
      <w:del w:id="2518" w:author="Kazy Nguyen" w:date="2018-05-13T15:34:00Z">
        <w:r w:rsidDel="00884637">
          <w:delText>Code inspections</w:delText>
        </w:r>
        <w:bookmarkEnd w:id="2517"/>
      </w:del>
    </w:p>
    <w:p w:rsidR="00AB6612" w:rsidRPr="00DA1515" w:rsidDel="00884637" w:rsidRDefault="00AB6612" w:rsidP="00DA1515">
      <w:pPr>
        <w:pStyle w:val="NormalWeb"/>
        <w:shd w:val="clear" w:color="auto" w:fill="FFFFFF"/>
        <w:spacing w:before="0" w:after="150" w:line="420" w:lineRule="atLeast"/>
        <w:jc w:val="both"/>
        <w:rPr>
          <w:del w:id="2519" w:author="Kazy Nguyen" w:date="2018-05-13T15:34:00Z"/>
          <w:lang w:eastAsia="ja-JP"/>
        </w:rPr>
      </w:pPr>
      <w:del w:id="2520" w:author="Kazy Nguyen" w:date="2018-05-13T15:34:00Z">
        <w:r w:rsidRPr="00DA1515" w:rsidDel="00884637">
          <w:rPr>
            <w:lang w:eastAsia="ja-JP"/>
          </w:rPr>
          <w:delText xml:space="preserve">Code inspections is needed in model software development. It </w:delText>
        </w:r>
        <w:r w:rsidR="00862BAB" w:rsidRPr="00DA1515" w:rsidDel="00884637">
          <w:rPr>
            <w:lang w:eastAsia="ja-JP"/>
          </w:rPr>
          <w:delText>ensures that new code is written in right process and follow all rules pre-defined by Software development team.</w:delText>
        </w:r>
      </w:del>
    </w:p>
    <w:p w:rsidR="00862BAB" w:rsidRPr="00DA1515" w:rsidDel="00884637" w:rsidRDefault="00862BAB" w:rsidP="00DA1515">
      <w:pPr>
        <w:pStyle w:val="NormalWeb"/>
        <w:shd w:val="clear" w:color="auto" w:fill="FFFFFF"/>
        <w:spacing w:before="0" w:after="150" w:line="420" w:lineRule="atLeast"/>
        <w:jc w:val="both"/>
        <w:rPr>
          <w:del w:id="2521" w:author="Kazy Nguyen" w:date="2018-05-13T15:34:00Z"/>
          <w:lang w:eastAsia="ja-JP"/>
        </w:rPr>
      </w:pPr>
      <w:del w:id="2522" w:author="Kazy Nguyen" w:date="2018-05-13T15:34:00Z">
        <w:r w:rsidRPr="00DA1515" w:rsidDel="00884637">
          <w:rPr>
            <w:lang w:eastAsia="ja-JP"/>
          </w:rPr>
          <w:delText>Nowadays, there are some popular tools support to Code inspection process like:</w:delText>
        </w:r>
      </w:del>
    </w:p>
    <w:p w:rsidR="00862BAB" w:rsidDel="00884637" w:rsidRDefault="00862BAB" w:rsidP="00DA1515">
      <w:pPr>
        <w:pStyle w:val="NormalWeb"/>
        <w:numPr>
          <w:ilvl w:val="0"/>
          <w:numId w:val="31"/>
        </w:numPr>
        <w:shd w:val="clear" w:color="auto" w:fill="FFFFFF"/>
        <w:spacing w:before="0" w:after="150" w:line="420" w:lineRule="atLeast"/>
        <w:jc w:val="both"/>
        <w:rPr>
          <w:del w:id="2523" w:author="Kazy Nguyen" w:date="2018-05-13T15:34:00Z"/>
          <w:lang w:eastAsia="ja-JP"/>
        </w:rPr>
      </w:pPr>
      <w:del w:id="2524" w:author="Kazy Nguyen" w:date="2018-05-13T15:34:00Z">
        <w:r w:rsidDel="00884637">
          <w:rPr>
            <w:lang w:eastAsia="ja-JP"/>
          </w:rPr>
          <w:delText xml:space="preserve">Sonarqube: </w:delText>
        </w:r>
        <w:r w:rsidRPr="00862BAB" w:rsidDel="00884637">
          <w:rPr>
            <w:lang w:eastAsia="ja-JP"/>
          </w:rPr>
          <w:delText>SonarQube provides the capability to not only show health of an application but also to highlight issues newly introduced. With a Quality Gate in place, you can fix the leak and therefore improve code quality systematically.</w:delText>
        </w:r>
      </w:del>
    </w:p>
    <w:p w:rsidR="00862BAB" w:rsidDel="00884637" w:rsidRDefault="00C94A97" w:rsidP="00DA1515">
      <w:pPr>
        <w:pStyle w:val="NormalWeb"/>
        <w:numPr>
          <w:ilvl w:val="0"/>
          <w:numId w:val="31"/>
        </w:numPr>
        <w:shd w:val="clear" w:color="auto" w:fill="FFFFFF"/>
        <w:spacing w:before="0" w:after="150" w:line="420" w:lineRule="atLeast"/>
        <w:jc w:val="both"/>
        <w:rPr>
          <w:del w:id="2525" w:author="Kazy Nguyen" w:date="2018-05-13T15:34:00Z"/>
          <w:lang w:eastAsia="ja-JP"/>
        </w:rPr>
      </w:pPr>
      <w:del w:id="2526" w:author="Kazy Nguyen" w:date="2018-05-13T15:34:00Z">
        <w:r w:rsidDel="00884637">
          <w:rPr>
            <w:lang w:eastAsia="ja-JP"/>
          </w:rPr>
          <w:delText>Jasmine/</w:delText>
        </w:r>
        <w:r w:rsidR="00862BAB" w:rsidDel="00884637">
          <w:rPr>
            <w:lang w:eastAsia="ja-JP"/>
          </w:rPr>
          <w:delText>Karma test</w:delText>
        </w:r>
        <w:r w:rsidDel="00884637">
          <w:rPr>
            <w:lang w:eastAsia="ja-JP"/>
          </w:rPr>
          <w:delText>: Karma test support Frontend project (like Angular) to perform unit testing on CICD. Software development team can use Karma to support TDD process.</w:delText>
        </w:r>
      </w:del>
    </w:p>
    <w:p w:rsidR="00C94A97" w:rsidDel="00884637" w:rsidRDefault="00C94A97" w:rsidP="00DA1515">
      <w:pPr>
        <w:pStyle w:val="NormalWeb"/>
        <w:numPr>
          <w:ilvl w:val="0"/>
          <w:numId w:val="31"/>
        </w:numPr>
        <w:shd w:val="clear" w:color="auto" w:fill="FFFFFF"/>
        <w:spacing w:before="0" w:after="150" w:line="420" w:lineRule="atLeast"/>
        <w:jc w:val="both"/>
        <w:rPr>
          <w:del w:id="2527" w:author="Kazy Nguyen" w:date="2018-05-13T15:34:00Z"/>
          <w:lang w:eastAsia="ja-JP"/>
        </w:rPr>
      </w:pPr>
      <w:del w:id="2528" w:author="Kazy Nguyen" w:date="2018-05-13T15:34:00Z">
        <w:r w:rsidDel="00884637">
          <w:rPr>
            <w:lang w:eastAsia="ja-JP"/>
          </w:rPr>
          <w:delText>JUnit test: JUnit test supports Software development team to write unit test for Java.</w:delText>
        </w:r>
      </w:del>
    </w:p>
    <w:p w:rsidR="00825920" w:rsidDel="00884637" w:rsidRDefault="00825920" w:rsidP="00DA1515">
      <w:pPr>
        <w:pStyle w:val="NormalWeb"/>
        <w:numPr>
          <w:ilvl w:val="0"/>
          <w:numId w:val="31"/>
        </w:numPr>
        <w:shd w:val="clear" w:color="auto" w:fill="FFFFFF"/>
        <w:spacing w:before="0" w:after="150" w:line="420" w:lineRule="atLeast"/>
        <w:jc w:val="both"/>
        <w:rPr>
          <w:del w:id="2529" w:author="Kazy Nguyen" w:date="2018-05-13T15:34:00Z"/>
          <w:lang w:eastAsia="ja-JP"/>
        </w:rPr>
      </w:pPr>
      <w:del w:id="2530" w:author="Kazy Nguyen" w:date="2018-05-13T15:34:00Z">
        <w:r w:rsidDel="00884637">
          <w:rPr>
            <w:lang w:eastAsia="ja-JP"/>
          </w:rPr>
          <w:delText>Automation test: Some frameworks supports Software development team run Automation test like Selenium, Katalon Studio, TestComplete. The advantage of Automation test is: Reusable, Maximum code coverage, Low-cost maintenance, Minimal test effort…</w:delText>
        </w:r>
      </w:del>
    </w:p>
    <w:p w:rsidR="00C94A97" w:rsidDel="00884637" w:rsidRDefault="00825920" w:rsidP="00825920">
      <w:pPr>
        <w:pStyle w:val="Heading2"/>
        <w:rPr>
          <w:del w:id="2531" w:author="Kazy Nguyen" w:date="2018-05-13T15:34:00Z"/>
        </w:rPr>
      </w:pPr>
      <w:bookmarkStart w:id="2532" w:name="_Toc512960820"/>
      <w:del w:id="2533" w:author="Kazy Nguyen" w:date="2018-05-13T15:34:00Z">
        <w:r w:rsidDel="00884637">
          <w:delText>Deployment</w:delText>
        </w:r>
        <w:bookmarkEnd w:id="2532"/>
      </w:del>
    </w:p>
    <w:p w:rsidR="00825920" w:rsidDel="00884637" w:rsidRDefault="00825920" w:rsidP="00DA1515">
      <w:pPr>
        <w:pStyle w:val="NormalWeb"/>
        <w:shd w:val="clear" w:color="auto" w:fill="FFFFFF"/>
        <w:spacing w:before="0" w:after="150" w:line="420" w:lineRule="atLeast"/>
        <w:jc w:val="both"/>
        <w:rPr>
          <w:del w:id="2534" w:author="Kazy Nguyen" w:date="2018-05-13T15:34:00Z"/>
          <w:lang w:eastAsia="ja-JP"/>
        </w:rPr>
      </w:pPr>
      <w:del w:id="2535" w:author="Kazy Nguyen" w:date="2018-05-13T15:34:00Z">
        <w:r w:rsidDel="00884637">
          <w:rPr>
            <w:lang w:eastAsia="ja-JP"/>
          </w:rPr>
          <w:delText xml:space="preserve">The last step is deploying project to testing/developing/UAT environment. Depends on project configuration, the deployment process will be manual deploy by Software development team </w:delText>
        </w:r>
        <w:r w:rsidR="00D7568A" w:rsidDel="00884637">
          <w:rPr>
            <w:lang w:eastAsia="ja-JP"/>
          </w:rPr>
          <w:delText>or automated deploy by system.</w:delText>
        </w:r>
      </w:del>
    </w:p>
    <w:p w:rsidR="00D7568A" w:rsidDel="00884637" w:rsidRDefault="00D7568A" w:rsidP="00DA1515">
      <w:pPr>
        <w:pStyle w:val="NormalWeb"/>
        <w:numPr>
          <w:ilvl w:val="0"/>
          <w:numId w:val="32"/>
        </w:numPr>
        <w:shd w:val="clear" w:color="auto" w:fill="FFFFFF"/>
        <w:spacing w:before="0" w:after="150" w:line="420" w:lineRule="atLeast"/>
        <w:jc w:val="both"/>
        <w:rPr>
          <w:del w:id="2536" w:author="Kazy Nguyen" w:date="2018-05-13T15:34:00Z"/>
          <w:lang w:eastAsia="ja-JP"/>
        </w:rPr>
      </w:pPr>
      <w:del w:id="2537" w:author="Kazy Nguyen" w:date="2018-05-13T15:34:00Z">
        <w:r w:rsidDel="00884637">
          <w:rPr>
            <w:lang w:eastAsia="ja-JP"/>
          </w:rPr>
          <w:delText>Manual deployment: Software development team can observe and use the deployment version generated by CI server (like Jenkins) and manual deploy this version to corresponding environment.</w:delText>
        </w:r>
      </w:del>
    </w:p>
    <w:p w:rsidR="00D7568A" w:rsidDel="00884637" w:rsidRDefault="00D7568A" w:rsidP="00DA1515">
      <w:pPr>
        <w:pStyle w:val="NormalWeb"/>
        <w:numPr>
          <w:ilvl w:val="0"/>
          <w:numId w:val="32"/>
        </w:numPr>
        <w:shd w:val="clear" w:color="auto" w:fill="FFFFFF"/>
        <w:spacing w:before="0" w:after="150" w:line="420" w:lineRule="atLeast"/>
        <w:jc w:val="both"/>
        <w:rPr>
          <w:del w:id="2538" w:author="Kazy Nguyen" w:date="2018-05-13T15:34:00Z"/>
          <w:lang w:eastAsia="ja-JP"/>
        </w:rPr>
      </w:pPr>
      <w:del w:id="2539" w:author="Kazy Nguyen" w:date="2018-05-13T15:34:00Z">
        <w:r w:rsidDel="00884637">
          <w:rPr>
            <w:lang w:eastAsia="ja-JP"/>
          </w:rPr>
          <w:delText>Automated deployment: Based on Project configuration, CI server can support to deploy a build version to corresponding environment (E.g.: deploy build version started with “DEV-” text in committed code branch to DEV environment)</w:delText>
        </w:r>
      </w:del>
    </w:p>
    <w:p w:rsidR="00D7568A" w:rsidRPr="00AB6612" w:rsidDel="00884637" w:rsidRDefault="00D7568A" w:rsidP="00DA1515">
      <w:pPr>
        <w:pStyle w:val="NormalWeb"/>
        <w:shd w:val="clear" w:color="auto" w:fill="FFFFFF"/>
        <w:spacing w:before="0" w:after="150" w:line="420" w:lineRule="atLeast"/>
        <w:jc w:val="both"/>
        <w:rPr>
          <w:del w:id="2540" w:author="Kazy Nguyen" w:date="2018-05-13T15:34:00Z"/>
          <w:lang w:eastAsia="ja-JP"/>
        </w:rPr>
      </w:pPr>
      <w:del w:id="2541" w:author="Kazy Nguyen" w:date="2018-05-13T15:34:00Z">
        <w:r w:rsidDel="00884637">
          <w:rPr>
            <w:lang w:eastAsia="ja-JP"/>
          </w:rPr>
          <w:delText>After the deployment process, CI server can send an email</w:delText>
        </w:r>
        <w:r w:rsidR="00231585" w:rsidDel="00884637">
          <w:rPr>
            <w:lang w:eastAsia="ja-JP"/>
          </w:rPr>
          <w:delText>/SMS</w:delText>
        </w:r>
        <w:r w:rsidDel="00884637">
          <w:rPr>
            <w:lang w:eastAsia="ja-JP"/>
          </w:rPr>
          <w:delText xml:space="preserve"> to corresponding Software development team member or all Software development team to announce the status of the environment. The error log may </w:delText>
        </w:r>
        <w:r w:rsidR="00231585" w:rsidDel="00884637">
          <w:rPr>
            <w:lang w:eastAsia="ja-JP"/>
          </w:rPr>
          <w:delText>have attached</w:delText>
        </w:r>
        <w:r w:rsidDel="00884637">
          <w:rPr>
            <w:lang w:eastAsia="ja-JP"/>
          </w:rPr>
          <w:delText xml:space="preserve"> to that email (in case the build process is failed).</w:delText>
        </w:r>
      </w:del>
    </w:p>
    <w:p w:rsidR="00CD0725" w:rsidDel="00884637" w:rsidRDefault="00CD0725" w:rsidP="00CD0725">
      <w:pPr>
        <w:pStyle w:val="chapternum"/>
        <w:rPr>
          <w:del w:id="2542" w:author="Kazy Nguyen" w:date="2018-05-13T15:34:00Z"/>
        </w:rPr>
      </w:pPr>
      <w:del w:id="2543" w:author="Kazy Nguyen" w:date="2018-05-13T15:34:00Z">
        <w:r w:rsidDel="00884637">
          <w:br/>
        </w:r>
        <w:bookmarkStart w:id="2544" w:name="_Toc512960821"/>
        <w:r w:rsidR="00E04985" w:rsidDel="00884637">
          <w:delText>Implementation</w:delText>
        </w:r>
        <w:bookmarkEnd w:id="2544"/>
      </w:del>
    </w:p>
    <w:p w:rsidR="00CD0725" w:rsidDel="00884637" w:rsidRDefault="00CD0725" w:rsidP="000E7E6A">
      <w:pPr>
        <w:jc w:val="both"/>
        <w:rPr>
          <w:del w:id="2545" w:author="Kazy Nguyen" w:date="2018-05-13T15:34:00Z"/>
        </w:rPr>
      </w:pPr>
      <w:del w:id="2546" w:author="Kazy Nguyen" w:date="2018-05-13T15:34:00Z">
        <w:r w:rsidDel="00884637">
          <w:delText xml:space="preserve">The </w:delText>
        </w:r>
        <w:r w:rsidR="00E04985" w:rsidDel="00884637">
          <w:delText>Implementation chapter</w:delText>
        </w:r>
        <w:r w:rsidDel="00884637">
          <w:delText>.</w:delText>
        </w:r>
      </w:del>
    </w:p>
    <w:p w:rsidR="00CD0725" w:rsidDel="00884637" w:rsidRDefault="00E04985" w:rsidP="000E7E6A">
      <w:pPr>
        <w:pStyle w:val="Heading1"/>
        <w:jc w:val="both"/>
        <w:rPr>
          <w:del w:id="2547" w:author="Kazy Nguyen" w:date="2018-05-13T15:34:00Z"/>
        </w:rPr>
      </w:pPr>
      <w:bookmarkStart w:id="2548" w:name="_Toc512960822"/>
      <w:del w:id="2549" w:author="Kazy Nguyen" w:date="2018-05-13T15:34:00Z">
        <w:r w:rsidDel="00884637">
          <w:delText>Implementation</w:delText>
        </w:r>
        <w:bookmarkEnd w:id="2548"/>
      </w:del>
    </w:p>
    <w:p w:rsidR="00CD0725" w:rsidRPr="008B6984" w:rsidDel="00884637" w:rsidRDefault="00E04985" w:rsidP="000E7E6A">
      <w:pPr>
        <w:pStyle w:val="Heading2"/>
        <w:jc w:val="both"/>
        <w:rPr>
          <w:del w:id="2550" w:author="Kazy Nguyen" w:date="2018-05-13T15:34:00Z"/>
        </w:rPr>
      </w:pPr>
      <w:bookmarkStart w:id="2551" w:name="_Toc512960823"/>
      <w:del w:id="2552" w:author="Kazy Nguyen" w:date="2018-05-13T15:34:00Z">
        <w:r w:rsidDel="00884637">
          <w:delText>Criteria for tool selection</w:delText>
        </w:r>
        <w:bookmarkEnd w:id="2551"/>
      </w:del>
    </w:p>
    <w:p w:rsidR="00CD0725" w:rsidRPr="00B532F2" w:rsidDel="00884637" w:rsidRDefault="00CD0725" w:rsidP="000E7E6A">
      <w:pPr>
        <w:pStyle w:val="BodyText"/>
        <w:jc w:val="both"/>
        <w:rPr>
          <w:del w:id="2553" w:author="Kazy Nguyen" w:date="2018-05-13T15:34:00Z"/>
          <w:color w:val="FF0000"/>
        </w:rPr>
      </w:pPr>
      <w:del w:id="2554" w:author="Kazy Nguyen" w:date="2018-05-13T15:34:00Z">
        <w:r w:rsidRPr="00B532F2" w:rsidDel="00884637">
          <w:rPr>
            <w:color w:val="FF0000"/>
          </w:rPr>
          <w:delText>*Chưa v</w:delText>
        </w:r>
        <w:r w:rsidR="00E04985" w:rsidDel="00884637">
          <w:rPr>
            <w:color w:val="FF0000"/>
          </w:rPr>
          <w:delText>iết</w:delText>
        </w:r>
        <w:r w:rsidRPr="00B532F2" w:rsidDel="00884637">
          <w:rPr>
            <w:color w:val="FF0000"/>
          </w:rPr>
          <w:delText>*</w:delText>
        </w:r>
      </w:del>
    </w:p>
    <w:p w:rsidR="00CD0725" w:rsidRPr="008B6984" w:rsidDel="00884637" w:rsidRDefault="00E04985" w:rsidP="000E7E6A">
      <w:pPr>
        <w:pStyle w:val="Heading2"/>
        <w:jc w:val="both"/>
        <w:rPr>
          <w:del w:id="2555" w:author="Kazy Nguyen" w:date="2018-05-13T15:34:00Z"/>
        </w:rPr>
      </w:pPr>
      <w:bookmarkStart w:id="2556" w:name="_Toc512960824"/>
      <w:del w:id="2557" w:author="Kazy Nguyen" w:date="2018-05-13T15:34:00Z">
        <w:r w:rsidDel="00884637">
          <w:delText>Final selection</w:delText>
        </w:r>
        <w:bookmarkEnd w:id="2556"/>
      </w:del>
    </w:p>
    <w:p w:rsidR="00CD0725" w:rsidDel="00884637" w:rsidRDefault="00CD0725" w:rsidP="000E7E6A">
      <w:pPr>
        <w:pStyle w:val="BodyText"/>
        <w:jc w:val="both"/>
        <w:rPr>
          <w:del w:id="2558" w:author="Kazy Nguyen" w:date="2018-05-13T15:34:00Z"/>
          <w:color w:val="FF0000"/>
        </w:rPr>
      </w:pPr>
      <w:del w:id="2559" w:author="Kazy Nguyen" w:date="2018-05-13T15:34:00Z">
        <w:r w:rsidRPr="00B532F2" w:rsidDel="00884637">
          <w:rPr>
            <w:color w:val="FF0000"/>
          </w:rPr>
          <w:delText>*Chưa viết *</w:delText>
        </w:r>
      </w:del>
    </w:p>
    <w:p w:rsidR="00CD0725" w:rsidRPr="008B6984" w:rsidDel="00884637" w:rsidRDefault="00E04985" w:rsidP="000E7E6A">
      <w:pPr>
        <w:pStyle w:val="Heading2"/>
        <w:jc w:val="both"/>
        <w:rPr>
          <w:del w:id="2560" w:author="Kazy Nguyen" w:date="2018-05-13T15:34:00Z"/>
        </w:rPr>
      </w:pPr>
      <w:bookmarkStart w:id="2561" w:name="_Toc512960825"/>
      <w:del w:id="2562" w:author="Kazy Nguyen" w:date="2018-05-13T15:34:00Z">
        <w:r w:rsidDel="00884637">
          <w:delText>Supportive software</w:delText>
        </w:r>
        <w:bookmarkEnd w:id="2561"/>
      </w:del>
    </w:p>
    <w:p w:rsidR="00CD0725" w:rsidRPr="00B532F2" w:rsidDel="00884637" w:rsidRDefault="00CD0725" w:rsidP="000E7E6A">
      <w:pPr>
        <w:pStyle w:val="BodyText"/>
        <w:jc w:val="both"/>
        <w:rPr>
          <w:del w:id="2563" w:author="Kazy Nguyen" w:date="2018-05-13T15:34:00Z"/>
          <w:color w:val="FF0000"/>
        </w:rPr>
      </w:pPr>
      <w:del w:id="2564" w:author="Kazy Nguyen" w:date="2018-05-13T15:34:00Z">
        <w:r w:rsidRPr="00B532F2" w:rsidDel="00884637">
          <w:rPr>
            <w:color w:val="FF0000"/>
          </w:rPr>
          <w:delText>*Chưa viết *</w:delText>
        </w:r>
      </w:del>
    </w:p>
    <w:p w:rsidR="00CD0725" w:rsidDel="00884637" w:rsidRDefault="00CD0725" w:rsidP="00CD0725">
      <w:pPr>
        <w:pStyle w:val="chapternum"/>
        <w:rPr>
          <w:del w:id="2565" w:author="Kazy Nguyen" w:date="2018-05-13T15:34:00Z"/>
        </w:rPr>
      </w:pPr>
      <w:del w:id="2566" w:author="Kazy Nguyen" w:date="2018-05-13T15:34:00Z">
        <w:r w:rsidDel="00884637">
          <w:br/>
        </w:r>
        <w:bookmarkStart w:id="2567" w:name="_Toc512960826"/>
        <w:r w:rsidR="00E04985" w:rsidDel="00884637">
          <w:delText>Case Study</w:delText>
        </w:r>
        <w:bookmarkEnd w:id="2567"/>
      </w:del>
    </w:p>
    <w:p w:rsidR="00CD0725" w:rsidDel="00735000" w:rsidRDefault="00CD0725" w:rsidP="000E7E6A">
      <w:pPr>
        <w:jc w:val="both"/>
        <w:rPr>
          <w:del w:id="2568" w:author="Kazy Nguyen" w:date="2018-05-01T14:16:00Z"/>
        </w:rPr>
      </w:pPr>
      <w:del w:id="2569" w:author="Kazy Nguyen" w:date="2018-05-01T14:16:00Z">
        <w:r w:rsidDel="00735000">
          <w:delText>The main body of your thesis begins here.</w:delText>
        </w:r>
        <w:bookmarkStart w:id="2570" w:name="_Toc512960827"/>
        <w:bookmarkEnd w:id="2570"/>
      </w:del>
    </w:p>
    <w:p w:rsidR="00735000" w:rsidRPr="00735000" w:rsidDel="00884637" w:rsidRDefault="00E04985">
      <w:pPr>
        <w:pStyle w:val="BodyText"/>
        <w:jc w:val="both"/>
        <w:rPr>
          <w:del w:id="2571" w:author="Kazy Nguyen" w:date="2018-05-13T15:34:00Z"/>
          <w:color w:val="FF0000"/>
          <w:rPrChange w:id="2572" w:author="Kazy Nguyen" w:date="2018-05-01T14:15:00Z">
            <w:rPr>
              <w:del w:id="2573" w:author="Kazy Nguyen" w:date="2018-05-13T15:34:00Z"/>
            </w:rPr>
          </w:rPrChange>
        </w:rPr>
        <w:pPrChange w:id="2574" w:author="Kazy Nguyen" w:date="2018-05-01T14:15:00Z">
          <w:pPr>
            <w:pStyle w:val="Heading1"/>
            <w:jc w:val="both"/>
          </w:pPr>
        </w:pPrChange>
      </w:pPr>
      <w:bookmarkStart w:id="2575" w:name="_Toc512960828"/>
      <w:del w:id="2576" w:author="Kazy Nguyen" w:date="2018-05-13T15:34:00Z">
        <w:r w:rsidDel="00884637">
          <w:delText>Case Study</w:delText>
        </w:r>
        <w:bookmarkEnd w:id="2575"/>
      </w:del>
    </w:p>
    <w:p w:rsidR="00EB1319" w:rsidRPr="00B931E3" w:rsidDel="00884637" w:rsidRDefault="00947403">
      <w:pPr>
        <w:pStyle w:val="BodyText"/>
        <w:numPr>
          <w:ilvl w:val="0"/>
          <w:numId w:val="32"/>
        </w:numPr>
        <w:rPr>
          <w:del w:id="2577" w:author="Kazy Nguyen" w:date="2018-05-13T15:34:00Z"/>
        </w:rPr>
        <w:pPrChange w:id="2578" w:author="Kazy Nguyen" w:date="2018-05-01T16:57:00Z">
          <w:pPr>
            <w:pStyle w:val="Heading2"/>
            <w:jc w:val="both"/>
          </w:pPr>
        </w:pPrChange>
      </w:pPr>
      <w:bookmarkStart w:id="2579" w:name="_Toc512960829"/>
      <w:del w:id="2580" w:author="Kazy Nguyen" w:date="2018-05-13T15:34:00Z">
        <w:r w:rsidDel="00884637">
          <w:delText>Brief Introduction</w:delText>
        </w:r>
        <w:bookmarkEnd w:id="2579"/>
      </w:del>
    </w:p>
    <w:p w:rsidR="00735000" w:rsidDel="00735000" w:rsidRDefault="00CD0725">
      <w:pPr>
        <w:pStyle w:val="Heading2"/>
        <w:rPr>
          <w:del w:id="2581" w:author="Kazy Nguyen" w:date="2018-05-01T14:15:00Z"/>
        </w:rPr>
        <w:pPrChange w:id="2582" w:author="Kazy Nguyen" w:date="2018-05-01T14:15:00Z">
          <w:pPr>
            <w:pStyle w:val="BodyText"/>
            <w:jc w:val="both"/>
          </w:pPr>
        </w:pPrChange>
      </w:pPr>
      <w:del w:id="2583" w:author="Kazy Nguyen" w:date="2018-05-01T14:11:00Z">
        <w:r w:rsidRPr="00B532F2" w:rsidDel="00735000">
          <w:delText>*Chưa viết *</w:delText>
        </w:r>
      </w:del>
      <w:bookmarkStart w:id="2584" w:name="_Toc512960832"/>
      <w:bookmarkEnd w:id="2584"/>
    </w:p>
    <w:p w:rsidR="00E04985" w:rsidRPr="008B6984" w:rsidDel="00735000" w:rsidRDefault="001D400A">
      <w:pPr>
        <w:pStyle w:val="Heading2"/>
        <w:rPr>
          <w:del w:id="2585" w:author="Kazy Nguyen" w:date="2018-05-01T14:15:00Z"/>
        </w:rPr>
        <w:pPrChange w:id="2586" w:author="Kazy Nguyen" w:date="2018-05-01T14:15:00Z">
          <w:pPr>
            <w:pStyle w:val="Heading3"/>
            <w:jc w:val="both"/>
          </w:pPr>
        </w:pPrChange>
      </w:pPr>
      <w:del w:id="2587" w:author="Kazy Nguyen" w:date="2018-05-01T14:15:00Z">
        <w:r w:rsidDel="00735000">
          <w:delText>Case study</w:delText>
        </w:r>
        <w:bookmarkStart w:id="2588" w:name="_Toc512960833"/>
        <w:bookmarkEnd w:id="2588"/>
      </w:del>
    </w:p>
    <w:p w:rsidR="00E04985" w:rsidDel="00735000" w:rsidRDefault="00E04985">
      <w:pPr>
        <w:pStyle w:val="Heading2"/>
        <w:rPr>
          <w:del w:id="2589" w:author="Kazy Nguyen" w:date="2018-05-01T14:15:00Z"/>
        </w:rPr>
        <w:pPrChange w:id="2590" w:author="Kazy Nguyen" w:date="2018-05-01T14:15:00Z">
          <w:pPr>
            <w:pStyle w:val="BodyText"/>
            <w:jc w:val="both"/>
          </w:pPr>
        </w:pPrChange>
      </w:pPr>
      <w:del w:id="2591" w:author="Kazy Nguyen" w:date="2018-05-01T14:15:00Z">
        <w:r w:rsidRPr="00B532F2" w:rsidDel="00735000">
          <w:delText>*Chưa viết *</w:delText>
        </w:r>
        <w:bookmarkStart w:id="2592" w:name="_Toc512960834"/>
        <w:bookmarkEnd w:id="2592"/>
      </w:del>
    </w:p>
    <w:p w:rsidR="00E04985" w:rsidRPr="008B6984" w:rsidDel="00884637" w:rsidRDefault="003650C1">
      <w:pPr>
        <w:pStyle w:val="Heading2"/>
        <w:rPr>
          <w:del w:id="2593" w:author="Kazy Nguyen" w:date="2018-05-13T15:34:00Z"/>
        </w:rPr>
        <w:pPrChange w:id="2594" w:author="Kazy Nguyen" w:date="2018-05-01T14:15:00Z">
          <w:pPr>
            <w:pStyle w:val="Heading3"/>
            <w:jc w:val="both"/>
          </w:pPr>
        </w:pPrChange>
      </w:pPr>
      <w:bookmarkStart w:id="2595" w:name="_Toc512960835"/>
      <w:del w:id="2596" w:author="Kazy Nguyen" w:date="2018-05-01T16:51:00Z">
        <w:r w:rsidDel="00B931E3">
          <w:delText>T</w:delText>
        </w:r>
      </w:del>
      <w:del w:id="2597" w:author="Kazy Nguyen" w:date="2018-05-13T15:34:00Z">
        <w:r w:rsidDel="00884637">
          <w:delText>ool selection</w:delText>
        </w:r>
        <w:bookmarkEnd w:id="2595"/>
        <w:r w:rsidR="001D400A" w:rsidDel="00884637">
          <w:delText xml:space="preserve"> </w:delText>
        </w:r>
      </w:del>
    </w:p>
    <w:p w:rsidR="00E04985" w:rsidDel="00884637" w:rsidRDefault="00DB1297" w:rsidP="00DB1297">
      <w:pPr>
        <w:jc w:val="both"/>
        <w:rPr>
          <w:del w:id="2598" w:author="Kazy Nguyen" w:date="2018-05-13T15:34:00Z"/>
        </w:rPr>
      </w:pPr>
      <w:del w:id="2599" w:author="Kazy Nguyen" w:date="2018-05-13T15:34:00Z">
        <w:r w:rsidRPr="00DB1297" w:rsidDel="00884637">
          <w:delText>To setup an CICD system</w:delText>
        </w:r>
        <w:r w:rsidDel="00884637">
          <w:delText>, we used a set of tools:</w:delText>
        </w:r>
      </w:del>
    </w:p>
    <w:p w:rsidR="00DB1297" w:rsidDel="00884637" w:rsidRDefault="00DB1297" w:rsidP="00DB1297">
      <w:pPr>
        <w:numPr>
          <w:ilvl w:val="0"/>
          <w:numId w:val="32"/>
        </w:numPr>
        <w:jc w:val="both"/>
        <w:rPr>
          <w:del w:id="2600" w:author="Kazy Nguyen" w:date="2018-05-13T15:34:00Z"/>
        </w:rPr>
      </w:pPr>
      <w:del w:id="2601" w:author="Kazy Nguyen" w:date="2018-05-13T15:34:00Z">
        <w:r w:rsidDel="00884637">
          <w:delText>Version control system</w:delText>
        </w:r>
      </w:del>
    </w:p>
    <w:p w:rsidR="00DB1297" w:rsidDel="00884637" w:rsidRDefault="00DB1297" w:rsidP="00DB1297">
      <w:pPr>
        <w:numPr>
          <w:ilvl w:val="0"/>
          <w:numId w:val="32"/>
        </w:numPr>
        <w:jc w:val="both"/>
        <w:rPr>
          <w:del w:id="2602" w:author="Kazy Nguyen" w:date="2018-05-13T15:34:00Z"/>
        </w:rPr>
      </w:pPr>
      <w:del w:id="2603" w:author="Kazy Nguyen" w:date="2018-05-13T15:34:00Z">
        <w:r w:rsidDel="00884637">
          <w:delText>Continuous Integration and Continuous Deployment server</w:delText>
        </w:r>
      </w:del>
    </w:p>
    <w:p w:rsidR="00DB1297" w:rsidDel="00884637" w:rsidRDefault="00DB1297" w:rsidP="00DB1297">
      <w:pPr>
        <w:numPr>
          <w:ilvl w:val="0"/>
          <w:numId w:val="32"/>
        </w:numPr>
        <w:jc w:val="both"/>
        <w:rPr>
          <w:del w:id="2604" w:author="Kazy Nguyen" w:date="2018-05-13T15:34:00Z"/>
        </w:rPr>
      </w:pPr>
      <w:del w:id="2605" w:author="Kazy Nguyen" w:date="2018-05-13T15:34:00Z">
        <w:r w:rsidDel="00884637">
          <w:delText>Automated function testing tool</w:delText>
        </w:r>
      </w:del>
    </w:p>
    <w:p w:rsidR="00DB1297" w:rsidDel="00884637" w:rsidRDefault="00DB1297">
      <w:pPr>
        <w:pStyle w:val="Heading3"/>
        <w:rPr>
          <w:del w:id="2606" w:author="Kazy Nguyen" w:date="2018-05-13T15:34:00Z"/>
        </w:rPr>
        <w:pPrChange w:id="2607" w:author="Kazy Nguyen" w:date="2018-05-01T14:15:00Z">
          <w:pPr>
            <w:pStyle w:val="Heading4"/>
            <w:jc w:val="center"/>
          </w:pPr>
        </w:pPrChange>
      </w:pPr>
      <w:bookmarkStart w:id="2608" w:name="_Toc512960836"/>
      <w:del w:id="2609" w:author="Kazy Nguyen" w:date="2018-05-13T15:34:00Z">
        <w:r w:rsidDel="00884637">
          <w:delText>Version control system</w:delText>
        </w:r>
        <w:bookmarkEnd w:id="2608"/>
      </w:del>
    </w:p>
    <w:p w:rsidR="00DB1297" w:rsidDel="00884637" w:rsidRDefault="00DB1297">
      <w:pPr>
        <w:pStyle w:val="BodyText"/>
        <w:jc w:val="both"/>
        <w:rPr>
          <w:del w:id="2610" w:author="Kazy Nguyen" w:date="2018-05-13T15:34:00Z"/>
        </w:rPr>
        <w:pPrChange w:id="2611" w:author="Kazy Nguyen" w:date="2018-04-30T16:53:00Z">
          <w:pPr>
            <w:pStyle w:val="BodyText"/>
          </w:pPr>
        </w:pPrChange>
      </w:pPr>
      <w:del w:id="2612" w:author="Kazy Nguyen" w:date="2018-04-30T16:54:00Z">
        <w:r w:rsidDel="00B93D2A">
          <w:delText>Version control system, also</w:delText>
        </w:r>
      </w:del>
      <w:del w:id="2613" w:author="Kazy Nguyen" w:date="2018-05-13T15:34:00Z">
        <w:r w:rsidDel="00884637">
          <w:delText xml:space="preserve"> known as revision control or source control is</w:delText>
        </w:r>
        <w:r w:rsidR="00A73EFD" w:rsidDel="00884637">
          <w:delText xml:space="preserve"> a component of software configuration management, </w:delText>
        </w:r>
      </w:del>
      <w:del w:id="2614" w:author="Kazy Nguyen" w:date="2018-04-30T16:54:00Z">
        <w:r w:rsidR="00A73EFD" w:rsidDel="00B93D2A">
          <w:delText>which</w:delText>
        </w:r>
        <w:r w:rsidDel="00B93D2A">
          <w:delText xml:space="preserve"> </w:delText>
        </w:r>
      </w:del>
      <w:del w:id="2615" w:author="Kazy Nguyen" w:date="2018-05-13T15:34:00Z">
        <w:r w:rsidDel="00884637">
          <w:delText xml:space="preserve">used to </w:delText>
        </w:r>
        <w:r w:rsidR="00A73EFD" w:rsidDel="00884637">
          <w:delText>manage</w:delText>
        </w:r>
        <w:r w:rsidDel="00884637">
          <w:delText xml:space="preserve"> files change in project. </w:delText>
        </w:r>
      </w:del>
    </w:p>
    <w:p w:rsidR="00DB1297" w:rsidDel="00884637" w:rsidRDefault="00DB1297" w:rsidP="00DB1297">
      <w:pPr>
        <w:pStyle w:val="BodyText"/>
        <w:rPr>
          <w:del w:id="2616" w:author="Kazy Nguyen" w:date="2018-05-13T15:34:00Z"/>
        </w:rPr>
      </w:pPr>
      <w:del w:id="2617" w:author="Kazy Nguyen" w:date="2018-05-13T15:34:00Z">
        <w:r w:rsidDel="00884637">
          <w:delText xml:space="preserve">For now, we have several </w:delText>
        </w:r>
        <w:r w:rsidR="0082198B" w:rsidDel="00884637">
          <w:delText>systems</w:delText>
        </w:r>
        <w:r w:rsidDel="00884637">
          <w:delText>, which can support us to work like:</w:delText>
        </w:r>
      </w:del>
    </w:p>
    <w:p w:rsidR="00B82489" w:rsidDel="00884637" w:rsidRDefault="00B82489" w:rsidP="00B82489">
      <w:pPr>
        <w:pStyle w:val="BodyText"/>
        <w:numPr>
          <w:ilvl w:val="0"/>
          <w:numId w:val="32"/>
        </w:numPr>
        <w:rPr>
          <w:del w:id="2618" w:author="Kazy Nguyen" w:date="2018-05-13T15:34:00Z"/>
        </w:rPr>
      </w:pPr>
      <w:del w:id="2619" w:author="Kazy Nguyen" w:date="2018-05-13T15:34:00Z">
        <w:r w:rsidDel="00884637">
          <w:delText>Git</w:delText>
        </w:r>
      </w:del>
    </w:p>
    <w:p w:rsidR="00B82489" w:rsidDel="00884637" w:rsidRDefault="00B82489" w:rsidP="00B82489">
      <w:pPr>
        <w:pStyle w:val="BodyText"/>
        <w:numPr>
          <w:ilvl w:val="0"/>
          <w:numId w:val="32"/>
        </w:numPr>
        <w:rPr>
          <w:del w:id="2620" w:author="Kazy Nguyen" w:date="2018-05-13T15:34:00Z"/>
        </w:rPr>
      </w:pPr>
      <w:del w:id="2621" w:author="Kazy Nguyen" w:date="2018-05-13T15:34:00Z">
        <w:r w:rsidDel="00884637">
          <w:delText>SVN</w:delText>
        </w:r>
      </w:del>
    </w:p>
    <w:p w:rsidR="00B82489" w:rsidDel="00884637" w:rsidRDefault="00B82489" w:rsidP="00B82489">
      <w:pPr>
        <w:pStyle w:val="BodyText"/>
        <w:numPr>
          <w:ilvl w:val="0"/>
          <w:numId w:val="32"/>
        </w:numPr>
        <w:rPr>
          <w:del w:id="2622" w:author="Kazy Nguyen" w:date="2018-05-13T15:34:00Z"/>
        </w:rPr>
      </w:pPr>
      <w:del w:id="2623" w:author="Kazy Nguyen" w:date="2018-05-13T15:34:00Z">
        <w:r w:rsidDel="00884637">
          <w:delText>Mercurial</w:delText>
        </w:r>
      </w:del>
    </w:p>
    <w:p w:rsidR="00B82489" w:rsidDel="00884637" w:rsidRDefault="00B82489" w:rsidP="00B82489">
      <w:pPr>
        <w:pStyle w:val="BodyText"/>
        <w:numPr>
          <w:ilvl w:val="0"/>
          <w:numId w:val="32"/>
        </w:numPr>
        <w:rPr>
          <w:del w:id="2624" w:author="Kazy Nguyen" w:date="2018-05-13T15:34:00Z"/>
        </w:rPr>
      </w:pPr>
      <w:del w:id="2625" w:author="Kazy Nguyen" w:date="2018-05-13T15:34:00Z">
        <w:r w:rsidDel="00884637">
          <w:delText>Team Foundation Server</w:delText>
        </w:r>
      </w:del>
    </w:p>
    <w:p w:rsidR="00B82489" w:rsidDel="00884637" w:rsidRDefault="00B82489" w:rsidP="00B82489">
      <w:pPr>
        <w:pStyle w:val="BodyText"/>
        <w:numPr>
          <w:ilvl w:val="0"/>
          <w:numId w:val="32"/>
        </w:numPr>
        <w:rPr>
          <w:del w:id="2626" w:author="Kazy Nguyen" w:date="2018-05-13T15:34:00Z"/>
        </w:rPr>
      </w:pPr>
      <w:del w:id="2627" w:author="Kazy Nguyen" w:date="2018-05-13T15:34:00Z">
        <w:r w:rsidDel="00884637">
          <w:delText>Visual Studio Team Services</w:delText>
        </w:r>
      </w:del>
    </w:p>
    <w:p w:rsidR="00B82489" w:rsidDel="00884637" w:rsidRDefault="00B82489" w:rsidP="00B82489">
      <w:pPr>
        <w:pStyle w:val="BodyText"/>
        <w:numPr>
          <w:ilvl w:val="0"/>
          <w:numId w:val="32"/>
        </w:numPr>
        <w:rPr>
          <w:del w:id="2628" w:author="Kazy Nguyen" w:date="2018-05-13T15:34:00Z"/>
        </w:rPr>
      </w:pPr>
      <w:del w:id="2629" w:author="Kazy Nguyen" w:date="2018-05-13T15:34:00Z">
        <w:r w:rsidDel="00884637">
          <w:delText>…</w:delText>
        </w:r>
      </w:del>
    </w:p>
    <w:p w:rsidR="005F65CA" w:rsidDel="00B93D2A" w:rsidRDefault="0082198B">
      <w:pPr>
        <w:pStyle w:val="BodyText"/>
        <w:jc w:val="both"/>
        <w:rPr>
          <w:del w:id="2630" w:author="Kazy Nguyen" w:date="2018-04-30T16:58:00Z"/>
        </w:rPr>
        <w:pPrChange w:id="2631" w:author="Kazy Nguyen" w:date="2018-04-30T16:55:00Z">
          <w:pPr>
            <w:pStyle w:val="BodyText"/>
          </w:pPr>
        </w:pPrChange>
      </w:pPr>
      <w:del w:id="2632" w:author="Kazy Nguyen" w:date="2018-05-13T15:34:00Z">
        <w:r w:rsidDel="00884637">
          <w:delText xml:space="preserve">Version control manages changes to set of data over time. The process firstly starts with </w:delText>
        </w:r>
        <w:r w:rsidRPr="0082198B" w:rsidDel="00884637">
          <w:rPr>
            <w:i/>
          </w:rPr>
          <w:delText>checking out</w:delText>
        </w:r>
        <w:r w:rsidDel="00884637">
          <w:delText xml:space="preserve"> or </w:delText>
        </w:r>
        <w:r w:rsidRPr="0082198B" w:rsidDel="00884637">
          <w:rPr>
            <w:i/>
          </w:rPr>
          <w:delText>clone</w:delText>
        </w:r>
        <w:r w:rsidR="00A10D1D" w:rsidDel="00884637">
          <w:rPr>
            <w:i/>
          </w:rPr>
          <w:delText xml:space="preserve"> </w:delText>
        </w:r>
        <w:r w:rsidR="00A10D1D" w:rsidRPr="00A10D1D" w:rsidDel="00884637">
          <w:delText>repository</w:delText>
        </w:r>
        <w:r w:rsidR="00A10D1D" w:rsidDel="00884637">
          <w:delText xml:space="preserve"> to local repository</w:delText>
        </w:r>
        <w:r w:rsidDel="00884637">
          <w:delText>.</w:delText>
        </w:r>
        <w:r w:rsidR="00A10D1D" w:rsidDel="00884637">
          <w:delText xml:space="preserve"> Project development team member can work with local repository by modifying or creating new files. The local repository after that need to be checked in or committed to existing branch or creating new branch. In some system like Git, the changes after committing is not available in </w:delText>
        </w:r>
        <w:r w:rsidR="005F65CA" w:rsidDel="00884637">
          <w:delText>remote</w:delText>
        </w:r>
        <w:r w:rsidR="00517969" w:rsidDel="00884637">
          <w:delText xml:space="preserve"> repository until</w:delText>
        </w:r>
        <w:r w:rsidR="005311F2" w:rsidDel="00884637">
          <w:delText xml:space="preserve"> pushing the committed changes.</w:delText>
        </w:r>
      </w:del>
    </w:p>
    <w:p w:rsidR="00B82489" w:rsidRPr="00DB1297" w:rsidDel="00884637" w:rsidRDefault="005F65CA">
      <w:pPr>
        <w:pStyle w:val="BodyText"/>
        <w:jc w:val="both"/>
        <w:rPr>
          <w:del w:id="2633" w:author="Kazy Nguyen" w:date="2018-05-13T15:34:00Z"/>
        </w:rPr>
        <w:pPrChange w:id="2634" w:author="Kazy Nguyen" w:date="2018-04-30T16:55:00Z">
          <w:pPr>
            <w:pStyle w:val="BodyText"/>
          </w:pPr>
        </w:pPrChange>
      </w:pPr>
      <w:del w:id="2635" w:author="Kazy Nguyen" w:date="2018-04-30T16:56:00Z">
        <w:r w:rsidDel="00B93D2A">
          <w:delText xml:space="preserve">If multiple </w:delText>
        </w:r>
      </w:del>
      <w:del w:id="2636" w:author="Kazy Nguyen" w:date="2018-05-13T15:34:00Z">
        <w:r w:rsidDel="00884637">
          <w:delText>people working in a same document or file, the conflict issue may happen when they push their code. In this case, they need to pull the newer code to local branch and merge this code to their local code before pushing to remote repository.</w:delText>
        </w:r>
      </w:del>
      <w:del w:id="2637" w:author="Kazy Nguyen" w:date="2018-04-30T16:57:00Z">
        <w:r w:rsidDel="00B93D2A">
          <w:delText xml:space="preserve"> </w:delText>
        </w:r>
        <w:r w:rsidR="00517969" w:rsidDel="00B93D2A">
          <w:delText xml:space="preserve">  </w:delText>
        </w:r>
        <w:r w:rsidR="00A10D1D" w:rsidDel="00B93D2A">
          <w:delText xml:space="preserve">  </w:delText>
        </w:r>
      </w:del>
    </w:p>
    <w:p w:rsidR="00D66082" w:rsidDel="00884637" w:rsidRDefault="00D66082" w:rsidP="00B931E3">
      <w:pPr>
        <w:jc w:val="both"/>
        <w:rPr>
          <w:del w:id="2638" w:author="Kazy Nguyen" w:date="2018-05-13T15:34:00Z"/>
        </w:rPr>
      </w:pPr>
      <w:del w:id="2639" w:author="Kazy Nguyen" w:date="2018-05-13T15:34:00Z">
        <w:r w:rsidDel="00884637">
          <w:delText>In this thesis, we choose GIT as version control system for project.</w:delText>
        </w:r>
      </w:del>
    </w:p>
    <w:p w:rsidR="00D66082" w:rsidDel="00884637" w:rsidRDefault="00D66082">
      <w:pPr>
        <w:pStyle w:val="Heading3"/>
        <w:rPr>
          <w:del w:id="2640" w:author="Kazy Nguyen" w:date="2018-05-13T15:34:00Z"/>
        </w:rPr>
        <w:pPrChange w:id="2641" w:author="Kazy Nguyen" w:date="2018-05-01T14:16:00Z">
          <w:pPr>
            <w:pStyle w:val="Heading4"/>
            <w:jc w:val="center"/>
          </w:pPr>
        </w:pPrChange>
      </w:pPr>
      <w:bookmarkStart w:id="2642" w:name="_Toc512960837"/>
      <w:del w:id="2643" w:author="Kazy Nguyen" w:date="2018-05-13T15:34:00Z">
        <w:r w:rsidDel="00884637">
          <w:delText>Continuous Integration and Continuous Deployment server</w:delText>
        </w:r>
        <w:bookmarkEnd w:id="2642"/>
      </w:del>
    </w:p>
    <w:p w:rsidR="00D66082" w:rsidDel="00884637" w:rsidRDefault="00EF420A" w:rsidP="00D66082">
      <w:pPr>
        <w:jc w:val="both"/>
        <w:rPr>
          <w:del w:id="2644" w:author="Kazy Nguyen" w:date="2018-05-13T15:34:00Z"/>
        </w:rPr>
      </w:pPr>
      <w:del w:id="2645" w:author="Kazy Nguyen" w:date="2018-05-13T15:34:00Z">
        <w:r w:rsidDel="00884637">
          <w:delText>Nowadays, there are many CI/CD systems presented to the world included open source or paid version:</w:delText>
        </w:r>
      </w:del>
    </w:p>
    <w:p w:rsidR="00EF420A" w:rsidDel="00884637" w:rsidRDefault="00EF420A" w:rsidP="00EF420A">
      <w:pPr>
        <w:numPr>
          <w:ilvl w:val="0"/>
          <w:numId w:val="32"/>
        </w:numPr>
        <w:jc w:val="both"/>
        <w:rPr>
          <w:del w:id="2646" w:author="Kazy Nguyen" w:date="2018-05-13T15:34:00Z"/>
        </w:rPr>
      </w:pPr>
      <w:del w:id="2647" w:author="Kazy Nguyen" w:date="2018-05-13T15:34:00Z">
        <w:r w:rsidDel="00884637">
          <w:delText>Jenkins</w:delText>
        </w:r>
      </w:del>
    </w:p>
    <w:p w:rsidR="00EF420A" w:rsidDel="00884637" w:rsidRDefault="00EF420A" w:rsidP="00EF420A">
      <w:pPr>
        <w:numPr>
          <w:ilvl w:val="0"/>
          <w:numId w:val="32"/>
        </w:numPr>
        <w:jc w:val="both"/>
        <w:rPr>
          <w:del w:id="2648" w:author="Kazy Nguyen" w:date="2018-05-13T15:34:00Z"/>
        </w:rPr>
      </w:pPr>
      <w:del w:id="2649" w:author="Kazy Nguyen" w:date="2018-05-13T15:34:00Z">
        <w:r w:rsidDel="00884637">
          <w:delText>TeamCity</w:delText>
        </w:r>
      </w:del>
    </w:p>
    <w:p w:rsidR="00EF420A" w:rsidDel="00884637" w:rsidRDefault="00EF420A" w:rsidP="00EF420A">
      <w:pPr>
        <w:numPr>
          <w:ilvl w:val="0"/>
          <w:numId w:val="32"/>
        </w:numPr>
        <w:jc w:val="both"/>
        <w:rPr>
          <w:del w:id="2650" w:author="Kazy Nguyen" w:date="2018-05-13T15:34:00Z"/>
        </w:rPr>
      </w:pPr>
      <w:del w:id="2651" w:author="Kazy Nguyen" w:date="2018-05-13T15:34:00Z">
        <w:r w:rsidDel="00884637">
          <w:delText>Travis CI</w:delText>
        </w:r>
      </w:del>
    </w:p>
    <w:p w:rsidR="00EF420A" w:rsidDel="00884637" w:rsidRDefault="00EF420A" w:rsidP="00EF420A">
      <w:pPr>
        <w:numPr>
          <w:ilvl w:val="0"/>
          <w:numId w:val="32"/>
        </w:numPr>
        <w:jc w:val="both"/>
        <w:rPr>
          <w:del w:id="2652" w:author="Kazy Nguyen" w:date="2018-05-13T15:34:00Z"/>
        </w:rPr>
      </w:pPr>
      <w:del w:id="2653" w:author="Kazy Nguyen" w:date="2018-05-13T15:34:00Z">
        <w:r w:rsidDel="00884637">
          <w:delText>Go CD</w:delText>
        </w:r>
      </w:del>
    </w:p>
    <w:p w:rsidR="00EF420A" w:rsidDel="00884637" w:rsidRDefault="00EF420A" w:rsidP="00EF420A">
      <w:pPr>
        <w:numPr>
          <w:ilvl w:val="0"/>
          <w:numId w:val="32"/>
        </w:numPr>
        <w:jc w:val="both"/>
        <w:rPr>
          <w:del w:id="2654" w:author="Kazy Nguyen" w:date="2018-05-13T15:34:00Z"/>
        </w:rPr>
      </w:pPr>
      <w:del w:id="2655" w:author="Kazy Nguyen" w:date="2018-05-13T15:34:00Z">
        <w:r w:rsidDel="00884637">
          <w:delText>Bamboo</w:delText>
        </w:r>
      </w:del>
    </w:p>
    <w:p w:rsidR="00EF420A" w:rsidDel="00884637" w:rsidRDefault="00EF420A" w:rsidP="00EF420A">
      <w:pPr>
        <w:numPr>
          <w:ilvl w:val="0"/>
          <w:numId w:val="32"/>
        </w:numPr>
        <w:jc w:val="both"/>
        <w:rPr>
          <w:del w:id="2656" w:author="Kazy Nguyen" w:date="2018-05-13T15:34:00Z"/>
        </w:rPr>
      </w:pPr>
      <w:del w:id="2657" w:author="Kazy Nguyen" w:date="2018-05-13T15:34:00Z">
        <w:r w:rsidDel="00884637">
          <w:delText>GitLab CI</w:delText>
        </w:r>
      </w:del>
    </w:p>
    <w:p w:rsidR="00EF420A" w:rsidDel="00884637" w:rsidRDefault="00EF420A" w:rsidP="00EF420A">
      <w:pPr>
        <w:numPr>
          <w:ilvl w:val="0"/>
          <w:numId w:val="32"/>
        </w:numPr>
        <w:jc w:val="both"/>
        <w:rPr>
          <w:del w:id="2658" w:author="Kazy Nguyen" w:date="2018-05-13T15:34:00Z"/>
        </w:rPr>
      </w:pPr>
      <w:del w:id="2659" w:author="Kazy Nguyen" w:date="2018-05-13T15:34:00Z">
        <w:r w:rsidDel="00884637">
          <w:delText>…</w:delText>
        </w:r>
      </w:del>
    </w:p>
    <w:p w:rsidR="00EF420A" w:rsidDel="00884637" w:rsidRDefault="00EF420A" w:rsidP="00EF420A">
      <w:pPr>
        <w:jc w:val="both"/>
        <w:rPr>
          <w:del w:id="2660" w:author="Kazy Nguyen" w:date="2018-05-13T15:34:00Z"/>
        </w:rPr>
      </w:pPr>
      <w:del w:id="2661" w:author="Kazy Nguyen" w:date="2018-05-13T15:34:00Z">
        <w:r w:rsidDel="00884637">
          <w:delText xml:space="preserve">In this thesis, </w:delText>
        </w:r>
      </w:del>
      <w:del w:id="2662" w:author="Kazy Nguyen" w:date="2018-04-30T16:59:00Z">
        <w:r w:rsidDel="00B93D2A">
          <w:delText>I chose</w:delText>
        </w:r>
      </w:del>
      <w:del w:id="2663" w:author="Kazy Nguyen" w:date="2018-05-13T15:34:00Z">
        <w:r w:rsidDel="00884637">
          <w:delText xml:space="preserve"> Jenkins as an CI/CD server </w:delText>
        </w:r>
      </w:del>
      <w:del w:id="2664" w:author="Kazy Nguyen" w:date="2018-04-30T16:59:00Z">
        <w:r w:rsidDel="00B93D2A">
          <w:delText>because</w:delText>
        </w:r>
      </w:del>
      <w:del w:id="2665" w:author="Kazy Nguyen" w:date="2018-05-13T15:34:00Z">
        <w:r w:rsidDel="00884637">
          <w:delText>:</w:delText>
        </w:r>
      </w:del>
    </w:p>
    <w:p w:rsidR="00EF420A" w:rsidDel="00884637" w:rsidRDefault="00EF420A" w:rsidP="00EF420A">
      <w:pPr>
        <w:numPr>
          <w:ilvl w:val="0"/>
          <w:numId w:val="32"/>
        </w:numPr>
        <w:jc w:val="both"/>
        <w:rPr>
          <w:del w:id="2666" w:author="Kazy Nguyen" w:date="2018-05-13T15:34:00Z"/>
        </w:rPr>
      </w:pPr>
      <w:del w:id="2667" w:author="Kazy Nguyen" w:date="2018-05-13T15:34:00Z">
        <w:r w:rsidRPr="00B931E3" w:rsidDel="00884637">
          <w:delText>Jenkins is free</w:delText>
        </w:r>
      </w:del>
      <w:del w:id="2668" w:author="Kazy Nguyen" w:date="2018-04-30T17:01:00Z">
        <w:r w:rsidRPr="00B93D2A" w:rsidDel="00B93D2A">
          <w:delText xml:space="preserve">: </w:delText>
        </w:r>
        <w:r w:rsidDel="00B93D2A">
          <w:delText>Jenkins is an</w:delText>
        </w:r>
      </w:del>
      <w:del w:id="2669" w:author="Kazy Nguyen" w:date="2018-05-13T15:34:00Z">
        <w:r w:rsidDel="00884637">
          <w:delText xml:space="preserve"> open source written by Java. Every people can use Jenkins for their project without any fee. It’s published under MIT license, therefor everybody can free </w:delText>
        </w:r>
      </w:del>
      <w:del w:id="2670" w:author="Kazy Nguyen" w:date="2018-05-01T17:39:00Z">
        <w:r w:rsidDel="00BD1E02">
          <w:delText xml:space="preserve">for </w:delText>
        </w:r>
      </w:del>
      <w:del w:id="2671" w:author="Kazy Nguyen" w:date="2018-05-13T15:34:00Z">
        <w:r w:rsidDel="00884637">
          <w:delText>use and distribute.</w:delText>
        </w:r>
      </w:del>
    </w:p>
    <w:p w:rsidR="00EF420A" w:rsidDel="00884637" w:rsidRDefault="00EF420A" w:rsidP="00EF420A">
      <w:pPr>
        <w:numPr>
          <w:ilvl w:val="0"/>
          <w:numId w:val="32"/>
        </w:numPr>
        <w:jc w:val="both"/>
        <w:rPr>
          <w:del w:id="2672" w:author="Kazy Nguyen" w:date="2018-05-13T15:34:00Z"/>
        </w:rPr>
      </w:pPr>
      <w:del w:id="2673" w:author="Kazy Nguyen" w:date="2018-04-30T17:01:00Z">
        <w:r w:rsidRPr="00B93D2A" w:rsidDel="00B93D2A">
          <w:rPr>
            <w:b/>
            <w:rPrChange w:id="2674" w:author="Kazy Nguyen" w:date="2018-04-30T17:00:00Z">
              <w:rPr/>
            </w:rPrChange>
          </w:rPr>
          <w:delText>Jenkins is</w:delText>
        </w:r>
      </w:del>
      <w:del w:id="2675" w:author="Kazy Nguyen" w:date="2018-05-13T15:34:00Z">
        <w:r w:rsidRPr="00B93D2A" w:rsidDel="00884637">
          <w:rPr>
            <w:b/>
            <w:rPrChange w:id="2676" w:author="Kazy Nguyen" w:date="2018-04-30T17:00:00Z">
              <w:rPr/>
            </w:rPrChange>
          </w:rPr>
          <w:delText xml:space="preserve"> flexibl</w:delText>
        </w:r>
      </w:del>
      <w:del w:id="2677" w:author="Kazy Nguyen" w:date="2018-04-30T17:01:00Z">
        <w:r w:rsidRPr="00B93D2A" w:rsidDel="00B93D2A">
          <w:rPr>
            <w:b/>
            <w:rPrChange w:id="2678" w:author="Kazy Nguyen" w:date="2018-04-30T17:00:00Z">
              <w:rPr/>
            </w:rPrChange>
          </w:rPr>
          <w:delText>e</w:delText>
        </w:r>
      </w:del>
      <w:del w:id="2679" w:author="Kazy Nguyen" w:date="2018-05-13T15:34:00Z">
        <w:r w:rsidRPr="00B93D2A" w:rsidDel="00884637">
          <w:rPr>
            <w:b/>
            <w:rPrChange w:id="2680" w:author="Kazy Nguyen" w:date="2018-04-30T17:00:00Z">
              <w:rPr/>
            </w:rPrChange>
          </w:rPr>
          <w:delText>:</w:delText>
        </w:r>
        <w:r w:rsidDel="00884637">
          <w:delText xml:space="preserve"> Jenkins is very flexible because it has many extensions (through plugins). Until now, Jenkins has 1000+ plugins, which support </w:delText>
        </w:r>
        <w:r w:rsidR="002F60F1" w:rsidDel="00884637">
          <w:delText>people</w:delText>
        </w:r>
        <w:r w:rsidDel="00884637">
          <w:delText xml:space="preserve"> to build </w:delText>
        </w:r>
        <w:r w:rsidR="002F60F1" w:rsidDel="00884637">
          <w:delText>their</w:delText>
        </w:r>
        <w:r w:rsidDel="00884637">
          <w:delText xml:space="preserve"> own </w:delText>
        </w:r>
        <w:r w:rsidR="002F60F1" w:rsidDel="00884637">
          <w:delText>CI/CD server.</w:delText>
        </w:r>
      </w:del>
    </w:p>
    <w:p w:rsidR="002F60F1" w:rsidDel="00884637" w:rsidRDefault="002F60F1" w:rsidP="00EF420A">
      <w:pPr>
        <w:numPr>
          <w:ilvl w:val="0"/>
          <w:numId w:val="32"/>
        </w:numPr>
        <w:jc w:val="both"/>
        <w:rPr>
          <w:del w:id="2681" w:author="Kazy Nguyen" w:date="2018-05-13T15:34:00Z"/>
        </w:rPr>
      </w:pPr>
      <w:del w:id="2682" w:author="Kazy Nguyen" w:date="2018-05-13T15:34:00Z">
        <w:r w:rsidRPr="00B93D2A" w:rsidDel="00884637">
          <w:rPr>
            <w:b/>
            <w:rPrChange w:id="2683" w:author="Kazy Nguyen" w:date="2018-04-30T17:00:00Z">
              <w:rPr/>
            </w:rPrChange>
          </w:rPr>
          <w:delText xml:space="preserve">Support </w:delText>
        </w:r>
      </w:del>
      <w:del w:id="2684" w:author="Kazy Nguyen" w:date="2018-05-01T17:40:00Z">
        <w:r w:rsidRPr="00B93D2A" w:rsidDel="00BD1E02">
          <w:rPr>
            <w:b/>
            <w:rPrChange w:id="2685" w:author="Kazy Nguyen" w:date="2018-04-30T17:00:00Z">
              <w:rPr/>
            </w:rPrChange>
          </w:rPr>
          <w:delText xml:space="preserve">many </w:delText>
        </w:r>
      </w:del>
      <w:del w:id="2686" w:author="Kazy Nguyen" w:date="2018-05-13T15:34:00Z">
        <w:r w:rsidRPr="00B93D2A" w:rsidDel="00884637">
          <w:rPr>
            <w:b/>
            <w:rPrChange w:id="2687" w:author="Kazy Nguyen" w:date="2018-04-30T17:00:00Z">
              <w:rPr/>
            </w:rPrChange>
          </w:rPr>
          <w:delText>languages:</w:delText>
        </w:r>
        <w:r w:rsidDel="00884637">
          <w:delText xml:space="preserve"> Jenkins </w:delText>
        </w:r>
      </w:del>
      <w:del w:id="2688" w:author="Kazy Nguyen" w:date="2018-05-01T17:40:00Z">
        <w:r w:rsidDel="00BD1E02">
          <w:delText xml:space="preserve">supported </w:delText>
        </w:r>
      </w:del>
      <w:del w:id="2689" w:author="Kazy Nguyen" w:date="2018-05-13T15:34:00Z">
        <w:r w:rsidDel="00884637">
          <w:delText>almost every development language, no matter project using Java, C#, PHP, NodeJ</w:delText>
        </w:r>
      </w:del>
      <w:del w:id="2690" w:author="Kazy Nguyen" w:date="2018-05-01T17:41:00Z">
        <w:r w:rsidDel="00BD1E02">
          <w:delText xml:space="preserve">S… </w:delText>
        </w:r>
      </w:del>
    </w:p>
    <w:p w:rsidR="002F60F1" w:rsidDel="00884637" w:rsidRDefault="002F60F1" w:rsidP="00EF420A">
      <w:pPr>
        <w:numPr>
          <w:ilvl w:val="0"/>
          <w:numId w:val="32"/>
        </w:numPr>
        <w:jc w:val="both"/>
        <w:rPr>
          <w:del w:id="2691" w:author="Kazy Nguyen" w:date="2018-05-13T15:34:00Z"/>
        </w:rPr>
      </w:pPr>
      <w:del w:id="2692" w:author="Kazy Nguyen" w:date="2018-04-30T17:01:00Z">
        <w:r w:rsidRPr="00B93D2A" w:rsidDel="00B93D2A">
          <w:rPr>
            <w:b/>
            <w:rPrChange w:id="2693" w:author="Kazy Nguyen" w:date="2018-04-30T17:00:00Z">
              <w:rPr/>
            </w:rPrChange>
          </w:rPr>
          <w:delText>Jenkins c</w:delText>
        </w:r>
      </w:del>
      <w:del w:id="2694" w:author="Kazy Nguyen" w:date="2018-05-13T15:34:00Z">
        <w:r w:rsidRPr="00B93D2A" w:rsidDel="00884637">
          <w:rPr>
            <w:b/>
            <w:rPrChange w:id="2695" w:author="Kazy Nguyen" w:date="2018-04-30T17:00:00Z">
              <w:rPr/>
            </w:rPrChange>
          </w:rPr>
          <w:delText>ommunities:</w:delText>
        </w:r>
        <w:r w:rsidDel="00884637">
          <w:delText xml:space="preserve"> </w:delText>
        </w:r>
      </w:del>
      <w:del w:id="2696" w:author="Kazy Nguyen" w:date="2018-04-30T17:02:00Z">
        <w:r w:rsidDel="00B93D2A">
          <w:delText>Because of</w:delText>
        </w:r>
      </w:del>
      <w:del w:id="2697" w:author="Kazy Nguyen" w:date="2018-05-13T15:34:00Z">
        <w:r w:rsidDel="00884637">
          <w:delText xml:space="preserve"> free of charge and everybody can distribute it, </w:delText>
        </w:r>
      </w:del>
      <w:del w:id="2698" w:author="Kazy Nguyen" w:date="2018-05-01T17:41:00Z">
        <w:r w:rsidDel="00BD1E02">
          <w:delText>so now</w:delText>
        </w:r>
      </w:del>
      <w:del w:id="2699" w:author="Kazy Nguyen" w:date="2018-05-13T15:34:00Z">
        <w:r w:rsidDel="00884637">
          <w:delText xml:space="preserve"> Jenkins has </w:delText>
        </w:r>
      </w:del>
      <w:del w:id="2700" w:author="Kazy Nguyen" w:date="2018-05-01T17:42:00Z">
        <w:r w:rsidDel="00BD1E02">
          <w:delText xml:space="preserve">many big </w:delText>
        </w:r>
      </w:del>
      <w:del w:id="2701" w:author="Kazy Nguyen" w:date="2018-05-13T15:34:00Z">
        <w:r w:rsidDel="00884637">
          <w:delText>communities, which support and answer every questions related to Jenkins.</w:delText>
        </w:r>
      </w:del>
    </w:p>
    <w:p w:rsidR="002F60F1" w:rsidDel="00884637" w:rsidRDefault="002F60F1" w:rsidP="00EF420A">
      <w:pPr>
        <w:numPr>
          <w:ilvl w:val="0"/>
          <w:numId w:val="32"/>
        </w:numPr>
        <w:jc w:val="both"/>
        <w:rPr>
          <w:del w:id="2702" w:author="Kazy Nguyen" w:date="2018-05-13T15:34:00Z"/>
        </w:rPr>
      </w:pPr>
      <w:del w:id="2703" w:author="Kazy Nguyen" w:date="2018-05-13T15:34:00Z">
        <w:r w:rsidRPr="00B93D2A" w:rsidDel="00884637">
          <w:rPr>
            <w:b/>
            <w:rPrChange w:id="2704" w:author="Kazy Nguyen" w:date="2018-04-30T17:02:00Z">
              <w:rPr/>
            </w:rPrChange>
          </w:rPr>
          <w:delText xml:space="preserve">Top CI/CD server: </w:delText>
        </w:r>
        <w:r w:rsidDel="00884637">
          <w:delText xml:space="preserve">Jenkins is one of biggest names in CI/CD world. </w:delText>
        </w:r>
      </w:del>
    </w:p>
    <w:p w:rsidR="00D94120" w:rsidDel="00884637" w:rsidRDefault="00D94120">
      <w:pPr>
        <w:pStyle w:val="Heading3"/>
        <w:rPr>
          <w:del w:id="2705" w:author="Kazy Nguyen" w:date="2018-05-13T15:34:00Z"/>
        </w:rPr>
        <w:pPrChange w:id="2706" w:author="Kazy Nguyen" w:date="2018-05-01T14:16:00Z">
          <w:pPr>
            <w:pStyle w:val="Heading4"/>
            <w:jc w:val="center"/>
          </w:pPr>
        </w:pPrChange>
      </w:pPr>
      <w:bookmarkStart w:id="2707" w:name="_Toc512960838"/>
      <w:del w:id="2708" w:author="Kazy Nguyen" w:date="2018-05-13T15:34:00Z">
        <w:r w:rsidDel="00884637">
          <w:delText>Automated function testing tool</w:delText>
        </w:r>
        <w:bookmarkEnd w:id="2707"/>
      </w:del>
    </w:p>
    <w:p w:rsidR="00AD0F87" w:rsidDel="00884637" w:rsidRDefault="00AD0F87" w:rsidP="00AD0F87">
      <w:pPr>
        <w:jc w:val="both"/>
        <w:rPr>
          <w:del w:id="2709" w:author="Kazy Nguyen" w:date="2018-05-13T15:34:00Z"/>
        </w:rPr>
      </w:pPr>
      <w:del w:id="2710" w:author="Kazy Nguyen" w:date="2018-05-13T15:34:00Z">
        <w:r w:rsidRPr="00AD0F87" w:rsidDel="00884637">
          <w:delText>One of the biggest benefit when project team apply CICD is Automated Testing.</w:delText>
        </w:r>
      </w:del>
    </w:p>
    <w:p w:rsidR="00F069DE" w:rsidDel="00884637" w:rsidRDefault="00AD0F87" w:rsidP="00AD0F87">
      <w:pPr>
        <w:jc w:val="both"/>
        <w:rPr>
          <w:del w:id="2711" w:author="Kazy Nguyen" w:date="2018-05-13T15:34:00Z"/>
        </w:rPr>
      </w:pPr>
      <w:del w:id="2712" w:author="Kazy Nguyen" w:date="2018-05-13T15:34:00Z">
        <w:r w:rsidDel="00884637">
          <w:delText>Automated Testing</w:delText>
        </w:r>
      </w:del>
      <w:del w:id="2713" w:author="Kazy Nguyen" w:date="2018-04-30T18:35:00Z">
        <w:r w:rsidDel="006422A6">
          <w:delText>,</w:delText>
        </w:r>
      </w:del>
      <w:del w:id="2714" w:author="Kazy Nguyen" w:date="2018-05-13T15:34:00Z">
        <w:r w:rsidDel="00884637">
          <w:delText xml:space="preserve"> as it self-describe </w:delText>
        </w:r>
        <w:r w:rsidR="00F069DE" w:rsidDel="00884637">
          <w:delText xml:space="preserve">can help team member easier to run automation test. Imagine that </w:delText>
        </w:r>
      </w:del>
      <w:del w:id="2715" w:author="Kazy Nguyen" w:date="2018-04-30T18:31:00Z">
        <w:r w:rsidR="00F069DE" w:rsidDel="006422A6">
          <w:delText>team member</w:delText>
        </w:r>
      </w:del>
      <w:del w:id="2716" w:author="Kazy Nguyen" w:date="2018-05-13T15:34:00Z">
        <w:r w:rsidR="00F069DE" w:rsidDel="00884637">
          <w:delText xml:space="preserve"> just need to write Unit tests only one time and run </w:delText>
        </w:r>
      </w:del>
      <w:del w:id="2717" w:author="Kazy Nguyen" w:date="2018-04-30T18:35:00Z">
        <w:r w:rsidR="00F069DE" w:rsidDel="006422A6">
          <w:delText xml:space="preserve">them </w:delText>
        </w:r>
      </w:del>
      <w:del w:id="2718" w:author="Kazy Nguyen" w:date="2018-05-13T15:34:00Z">
        <w:r w:rsidR="00F069DE" w:rsidDel="00884637">
          <w:delText xml:space="preserve">every time when the new change checked in automatically. The result of Unit test was tracked in CICD system time by time. </w:delText>
        </w:r>
        <w:r w:rsidR="00F069DE" w:rsidRPr="006422A6" w:rsidDel="00884637">
          <w:rPr>
            <w:color w:val="FF0000"/>
            <w:rPrChange w:id="2719" w:author="Kazy Nguyen" w:date="2018-04-30T18:37:00Z">
              <w:rPr/>
            </w:rPrChange>
          </w:rPr>
          <w:delText xml:space="preserve">Moreover, project team member can configure CICD system to send test report to </w:delText>
        </w:r>
      </w:del>
      <w:del w:id="2720" w:author="Kazy Nguyen" w:date="2018-04-30T18:48:00Z">
        <w:r w:rsidR="00F069DE" w:rsidRPr="006422A6" w:rsidDel="00703376">
          <w:rPr>
            <w:color w:val="FF0000"/>
            <w:rPrChange w:id="2721" w:author="Kazy Nguyen" w:date="2018-04-30T18:37:00Z">
              <w:rPr/>
            </w:rPrChange>
          </w:rPr>
          <w:delText>fixed team members</w:delText>
        </w:r>
      </w:del>
      <w:del w:id="2722" w:author="Kazy Nguyen" w:date="2018-05-13T15:34:00Z">
        <w:r w:rsidR="00F069DE" w:rsidDel="00884637">
          <w:delText xml:space="preserve">. </w:delText>
        </w:r>
        <w:r w:rsidR="00F069DE" w:rsidRPr="006422A6" w:rsidDel="00884637">
          <w:rPr>
            <w:color w:val="FF0000"/>
            <w:rPrChange w:id="2723" w:author="Kazy Nguyen" w:date="2018-04-30T18:38:00Z">
              <w:rPr/>
            </w:rPrChange>
          </w:rPr>
          <w:delText>Last, CICD system can prevent new change code to be merged into master branch if one of the Unit test case fail to run.</w:delText>
        </w:r>
      </w:del>
    </w:p>
    <w:p w:rsidR="00547494" w:rsidDel="00884637" w:rsidRDefault="00547494" w:rsidP="00AD0F87">
      <w:pPr>
        <w:jc w:val="both"/>
        <w:rPr>
          <w:del w:id="2724" w:author="Kazy Nguyen" w:date="2018-05-13T15:34:00Z"/>
        </w:rPr>
      </w:pPr>
      <w:del w:id="2725" w:author="Kazy Nguyen" w:date="2018-05-13T15:34:00Z">
        <w:r w:rsidDel="00884637">
          <w:delText xml:space="preserve">Not like Version Control System, Automation testing tool depends on programming language. Some </w:delText>
        </w:r>
      </w:del>
      <w:del w:id="2726" w:author="Kazy Nguyen" w:date="2018-04-30T18:39:00Z">
        <w:r w:rsidDel="006422A6">
          <w:delText xml:space="preserve">of them </w:delText>
        </w:r>
      </w:del>
      <w:del w:id="2727" w:author="Kazy Nguyen" w:date="2018-05-13T15:34:00Z">
        <w:r w:rsidDel="00884637">
          <w:delText xml:space="preserve">support </w:delText>
        </w:r>
      </w:del>
      <w:del w:id="2728" w:author="Kazy Nguyen" w:date="2018-04-30T18:40:00Z">
        <w:r w:rsidDel="006422A6">
          <w:delText xml:space="preserve">many </w:delText>
        </w:r>
      </w:del>
      <w:del w:id="2729" w:author="Kazy Nguyen" w:date="2018-05-13T15:34:00Z">
        <w:r w:rsidDel="00884637">
          <w:delText xml:space="preserve">programming languages like Selenium (support: Java, C#, Python, Javascript…), </w:delText>
        </w:r>
      </w:del>
      <w:del w:id="2730" w:author="Kazy Nguyen" w:date="2018-04-30T18:39:00Z">
        <w:r w:rsidDel="006422A6">
          <w:delText>some of them</w:delText>
        </w:r>
      </w:del>
      <w:del w:id="2731" w:author="Kazy Nguyen" w:date="2018-05-13T15:34:00Z">
        <w:r w:rsidDel="00884637">
          <w:delText xml:space="preserve"> </w:delText>
        </w:r>
      </w:del>
      <w:del w:id="2732" w:author="Kazy Nguyen" w:date="2018-04-30T18:39:00Z">
        <w:r w:rsidDel="006422A6">
          <w:delText xml:space="preserve">just </w:delText>
        </w:r>
      </w:del>
      <w:del w:id="2733" w:author="Kazy Nguyen" w:date="2018-05-13T15:34:00Z">
        <w:r w:rsidDel="00884637">
          <w:delText>only support one programming language like Watir (support Ruby only)</w:delText>
        </w:r>
        <w:r w:rsidR="00D44BA8" w:rsidDel="00884637">
          <w:delText xml:space="preserve"> Jasmine (support testing JavaScript code)</w:delText>
        </w:r>
        <w:r w:rsidDel="00884637">
          <w:delText xml:space="preserve"> or Unified Functional Testing (support VBScript only).</w:delText>
        </w:r>
      </w:del>
    </w:p>
    <w:p w:rsidR="00AD0F87" w:rsidDel="00884637" w:rsidRDefault="00F069DE" w:rsidP="00AD0F87">
      <w:pPr>
        <w:jc w:val="both"/>
        <w:rPr>
          <w:del w:id="2734" w:author="Kazy Nguyen" w:date="2018-05-13T15:34:00Z"/>
        </w:rPr>
      </w:pPr>
      <w:del w:id="2735" w:author="Kazy Nguyen" w:date="2018-05-13T15:34:00Z">
        <w:r w:rsidDel="00884637">
          <w:delText xml:space="preserve"> </w:delText>
        </w:r>
        <w:r w:rsidR="00547494" w:rsidDel="00884637">
          <w:rPr>
            <w:noProof/>
            <w:lang w:eastAsia="en-US"/>
          </w:rPr>
          <w:drawing>
            <wp:inline distT="0" distB="0" distL="0" distR="0" wp14:anchorId="6E01B32A" wp14:editId="52433E9A">
              <wp:extent cx="5943600" cy="4216882"/>
              <wp:effectExtent l="0" t="0" r="0" b="0"/>
              <wp:docPr id="7" name="Picture 7" descr="https://cdn-images-1.medium.com/max/1500/1*HncwcxDa_pXORBx4IEGt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500/1*HncwcxDa_pXORBx4IEGt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16882"/>
                      </a:xfrm>
                      <a:prstGeom prst="rect">
                        <a:avLst/>
                      </a:prstGeom>
                      <a:noFill/>
                      <a:ln>
                        <a:noFill/>
                      </a:ln>
                    </pic:spPr>
                  </pic:pic>
                </a:graphicData>
              </a:graphic>
            </wp:inline>
          </w:drawing>
        </w:r>
      </w:del>
    </w:p>
    <w:p w:rsidR="00547494" w:rsidDel="00884637" w:rsidRDefault="00547494" w:rsidP="00AD0F87">
      <w:pPr>
        <w:jc w:val="both"/>
        <w:rPr>
          <w:del w:id="2736" w:author="Kazy Nguyen" w:date="2018-05-13T15:34:00Z"/>
        </w:rPr>
      </w:pPr>
      <w:del w:id="2737" w:author="Kazy Nguyen" w:date="2018-05-13T15:34:00Z">
        <w:r w:rsidDel="00884637">
          <w:delText>Figure 5.1.2.3: Some Automation Testing tool</w:delText>
        </w:r>
      </w:del>
    </w:p>
    <w:p w:rsidR="00547494" w:rsidRPr="00AD0F87" w:rsidDel="00884637" w:rsidRDefault="00547494" w:rsidP="00AD0F87">
      <w:pPr>
        <w:jc w:val="both"/>
        <w:rPr>
          <w:del w:id="2738" w:author="Kazy Nguyen" w:date="2018-05-13T15:34:00Z"/>
        </w:rPr>
      </w:pPr>
      <w:del w:id="2739" w:author="Kazy Nguyen" w:date="2018-04-30T18:41:00Z">
        <w:r w:rsidDel="006422A6">
          <w:delText>In this thesis, bases on</w:delText>
        </w:r>
      </w:del>
      <w:del w:id="2740" w:author="Kazy Nguyen" w:date="2018-05-13T15:34:00Z">
        <w:r w:rsidDel="00884637">
          <w:delText xml:space="preserve"> sample project written by Angular 5 with TypeScript, </w:delText>
        </w:r>
      </w:del>
      <w:del w:id="2741" w:author="Kazy Nguyen" w:date="2018-04-30T18:40:00Z">
        <w:r w:rsidDel="006422A6">
          <w:delText>I</w:delText>
        </w:r>
      </w:del>
      <w:del w:id="2742" w:author="Kazy Nguyen" w:date="2018-05-13T15:34:00Z">
        <w:r w:rsidDel="00884637">
          <w:delText xml:space="preserve"> chose Jasmine as JavaScript automated testing tool and Karma as test runner.</w:delText>
        </w:r>
        <w:r w:rsidDel="00884637">
          <w:tab/>
          <w:delText xml:space="preserve"> </w:delText>
        </w:r>
      </w:del>
    </w:p>
    <w:p w:rsidR="00E04985" w:rsidRPr="008B6984" w:rsidDel="00884637" w:rsidRDefault="00E04985" w:rsidP="000E7E6A">
      <w:pPr>
        <w:pStyle w:val="Heading2"/>
        <w:jc w:val="both"/>
        <w:rPr>
          <w:del w:id="2743" w:author="Kazy Nguyen" w:date="2018-05-13T15:34:00Z"/>
        </w:rPr>
      </w:pPr>
      <w:bookmarkStart w:id="2744" w:name="_Toc512960839"/>
      <w:del w:id="2745" w:author="Kazy Nguyen" w:date="2018-05-13T15:34:00Z">
        <w:r w:rsidDel="00884637">
          <w:delText>Specific the work</w:delText>
        </w:r>
        <w:bookmarkEnd w:id="2744"/>
      </w:del>
    </w:p>
    <w:p w:rsidR="00E04985" w:rsidDel="00884637" w:rsidRDefault="00E04985" w:rsidP="000E7E6A">
      <w:pPr>
        <w:pStyle w:val="BodyText"/>
        <w:jc w:val="both"/>
        <w:rPr>
          <w:del w:id="2746" w:author="Kazy Nguyen" w:date="2018-05-13T15:34:00Z"/>
          <w:color w:val="FF0000"/>
        </w:rPr>
      </w:pPr>
      <w:del w:id="2747" w:author="Kazy Nguyen" w:date="2018-05-01T16:45:00Z">
        <w:r w:rsidRPr="00B532F2" w:rsidDel="00B931E3">
          <w:rPr>
            <w:color w:val="FF0000"/>
          </w:rPr>
          <w:delText>*Chưa viết *</w:delText>
        </w:r>
      </w:del>
    </w:p>
    <w:p w:rsidR="001D400A" w:rsidRPr="008B6984" w:rsidDel="00884637" w:rsidRDefault="001D400A" w:rsidP="000E7E6A">
      <w:pPr>
        <w:pStyle w:val="Heading3"/>
        <w:jc w:val="both"/>
        <w:rPr>
          <w:del w:id="2748" w:author="Kazy Nguyen" w:date="2018-05-13T15:34:00Z"/>
        </w:rPr>
      </w:pPr>
      <w:del w:id="2749" w:author="Kazy Nguyen" w:date="2018-05-01T16:38:00Z">
        <w:r w:rsidDel="00D419E3">
          <w:delText>Specific the work</w:delText>
        </w:r>
      </w:del>
    </w:p>
    <w:p w:rsidR="00D419E3" w:rsidDel="00884637" w:rsidRDefault="001D400A">
      <w:pPr>
        <w:pStyle w:val="BodyText"/>
        <w:numPr>
          <w:ilvl w:val="0"/>
          <w:numId w:val="44"/>
        </w:numPr>
        <w:jc w:val="both"/>
        <w:rPr>
          <w:del w:id="2750" w:author="Kazy Nguyen" w:date="2018-05-13T15:34:00Z"/>
          <w:color w:val="FF0000"/>
        </w:rPr>
        <w:pPrChange w:id="2751" w:author="Kazy Nguyen" w:date="2018-05-01T16:38:00Z">
          <w:pPr>
            <w:pStyle w:val="BodyText"/>
            <w:jc w:val="both"/>
          </w:pPr>
        </w:pPrChange>
      </w:pPr>
      <w:del w:id="2752" w:author="Kazy Nguyen" w:date="2018-05-01T16:38:00Z">
        <w:r w:rsidRPr="00B532F2" w:rsidDel="00D419E3">
          <w:rPr>
            <w:color w:val="FF0000"/>
          </w:rPr>
          <w:delText>*Chưa viết *</w:delText>
        </w:r>
      </w:del>
    </w:p>
    <w:p w:rsidR="00F477F3" w:rsidDel="00884637" w:rsidRDefault="00F477F3">
      <w:pPr>
        <w:pStyle w:val="BodyText"/>
        <w:rPr>
          <w:ins w:id="2753" w:author="Phung Khac Toan (FSU1.BU92)" w:date="2018-05-12T15:55:00Z"/>
          <w:del w:id="2754" w:author="Kazy Nguyen" w:date="2018-05-13T15:34:00Z"/>
        </w:rPr>
        <w:pPrChange w:id="2755" w:author="Kazy Nguyen" w:date="2018-05-10T22:12:00Z">
          <w:pPr>
            <w:pStyle w:val="Heading3"/>
            <w:jc w:val="both"/>
          </w:pPr>
        </w:pPrChange>
      </w:pPr>
    </w:p>
    <w:p w:rsidR="001134DC" w:rsidDel="00884637" w:rsidRDefault="0025284C">
      <w:pPr>
        <w:pStyle w:val="BodyText"/>
        <w:rPr>
          <w:ins w:id="2756" w:author="Phung Khac Toan (FSU1.BU92)" w:date="2018-05-12T15:56:00Z"/>
          <w:del w:id="2757" w:author="Kazy Nguyen" w:date="2018-05-13T15:34:00Z"/>
        </w:rPr>
        <w:pPrChange w:id="2758" w:author="Kazy Nguyen" w:date="2018-05-10T22:12:00Z">
          <w:pPr>
            <w:pStyle w:val="Heading3"/>
            <w:jc w:val="both"/>
          </w:pPr>
        </w:pPrChange>
      </w:pPr>
      <w:ins w:id="2759" w:author="Phung Khac Toan (FSU1.BU92)" w:date="2018-05-12T15:55:00Z">
        <w:del w:id="2760" w:author="Kazy Nguyen" w:date="2018-05-13T15:34:00Z">
          <w:r w:rsidDel="00884637">
            <w:rPr>
              <w:noProof/>
              <w:lang w:eastAsia="en-US"/>
            </w:rPr>
            <w:drawing>
              <wp:inline distT="0" distB="0" distL="0" distR="0" wp14:anchorId="018156B2" wp14:editId="56C3557C">
                <wp:extent cx="59436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4800"/>
                        </a:xfrm>
                        <a:prstGeom prst="rect">
                          <a:avLst/>
                        </a:prstGeom>
                      </pic:spPr>
                    </pic:pic>
                  </a:graphicData>
                </a:graphic>
              </wp:inline>
            </w:drawing>
          </w:r>
        </w:del>
      </w:ins>
      <w:ins w:id="2761" w:author="Phung Khac Toan (FSU1.BU92)" w:date="2018-05-12T15:56:00Z">
        <w:del w:id="2762" w:author="Kazy Nguyen" w:date="2018-05-13T15:34:00Z">
          <w:r w:rsidDel="00884637">
            <w:delText xml:space="preserve"> and install – a Graphical User Interface at </w:delText>
          </w:r>
          <w:r w:rsidDel="00884637">
            <w:fldChar w:fldCharType="begin"/>
          </w:r>
          <w:r w:rsidDel="00884637">
            <w:delInstrText xml:space="preserve"> HYPERLINK "</w:delInstrText>
          </w:r>
          <w:r w:rsidRPr="0025284C" w:rsidDel="00884637">
            <w:delInstrText>https://kitematic.com/</w:delInstrText>
          </w:r>
          <w:r w:rsidDel="00884637">
            <w:delInstrText xml:space="preserve">" </w:delInstrText>
          </w:r>
          <w:r w:rsidDel="00884637">
            <w:fldChar w:fldCharType="separate"/>
          </w:r>
          <w:r w:rsidRPr="00B31E47" w:rsidDel="00884637">
            <w:rPr>
              <w:rStyle w:val="Hyperlink"/>
            </w:rPr>
            <w:delText>https://kitematic.com/</w:delText>
          </w:r>
          <w:r w:rsidDel="00884637">
            <w:fldChar w:fldCharType="end"/>
          </w:r>
        </w:del>
      </w:ins>
    </w:p>
    <w:p w:rsidR="001D400A" w:rsidRPr="008B6984" w:rsidDel="00884637" w:rsidRDefault="001D400A" w:rsidP="000E7E6A">
      <w:pPr>
        <w:pStyle w:val="Heading3"/>
        <w:jc w:val="both"/>
        <w:rPr>
          <w:del w:id="2763" w:author="Kazy Nguyen" w:date="2018-05-13T15:34:00Z"/>
        </w:rPr>
      </w:pPr>
      <w:del w:id="2764" w:author="Kazy Nguyen" w:date="2018-05-01T16:44:00Z">
        <w:r w:rsidDel="00B931E3">
          <w:delText>Specific the work</w:delText>
        </w:r>
      </w:del>
    </w:p>
    <w:p w:rsidR="002A13AE" w:rsidDel="00884637" w:rsidRDefault="002A13AE">
      <w:pPr>
        <w:pStyle w:val="BodyText"/>
        <w:rPr>
          <w:ins w:id="2765" w:author="Phung Khac Toan (FSU1.BU92)" w:date="2018-05-12T16:01:00Z"/>
          <w:del w:id="2766" w:author="Kazy Nguyen" w:date="2018-05-13T15:34:00Z"/>
        </w:rPr>
        <w:pPrChange w:id="2767" w:author="Kazy Nguyen" w:date="2018-05-10T22:37:00Z">
          <w:pPr>
            <w:pStyle w:val="BodyText"/>
            <w:jc w:val="both"/>
          </w:pPr>
        </w:pPrChange>
      </w:pPr>
      <w:ins w:id="2768" w:author="Phung Khac Toan (FSU1.BU92)" w:date="2018-05-12T15:57:00Z">
        <w:del w:id="2769" w:author="Kazy Nguyen" w:date="2018-05-13T15:34:00Z">
          <w:r w:rsidDel="00884637">
            <w:delText xml:space="preserve"> easilyand run  via some steps:</w:delText>
          </w:r>
        </w:del>
      </w:ins>
      <w:ins w:id="2770" w:author="Phung Khac Toan (FSU1.BU92)" w:date="2018-05-12T15:59:00Z">
        <w:del w:id="2771" w:author="Kazy Nguyen" w:date="2018-05-13T15:34:00Z">
          <w:r w:rsidDel="00884637">
            <w:delText>Initial</w:delText>
          </w:r>
        </w:del>
      </w:ins>
      <w:ins w:id="2772" w:author="Phung Khac Toan (FSU1.BU92)" w:date="2018-05-12T16:00:00Z">
        <w:del w:id="2773" w:author="Kazy Nguyen" w:date="2018-05-13T15:34:00Z">
          <w:r w:rsidDel="00884637">
            <w:delText>previous</w:delText>
          </w:r>
        </w:del>
      </w:ins>
    </w:p>
    <w:p w:rsidR="00BE5B34" w:rsidDel="00884637" w:rsidRDefault="002A13AE">
      <w:pPr>
        <w:pStyle w:val="BodyText"/>
        <w:rPr>
          <w:ins w:id="2774" w:author="Phung Khac Toan (FSU1.BU92)" w:date="2018-05-12T16:05:00Z"/>
          <w:del w:id="2775" w:author="Kazy Nguyen" w:date="2018-05-13T15:34:00Z"/>
        </w:rPr>
        <w:pPrChange w:id="2776" w:author="Kazy Nguyen" w:date="2018-05-10T22:46:00Z">
          <w:pPr>
            <w:pStyle w:val="BodyText"/>
            <w:jc w:val="both"/>
          </w:pPr>
        </w:pPrChange>
      </w:pPr>
      <w:ins w:id="2777" w:author="Phung Khac Toan (FSU1.BU92)" w:date="2018-05-12T16:01:00Z">
        <w:del w:id="2778" w:author="Kazy Nguyen" w:date="2018-05-13T15:34:00Z">
          <w:r w:rsidDel="00884637">
            <w:delText xml:space="preserve">After this step, you </w:delText>
          </w:r>
        </w:del>
      </w:ins>
      <w:ins w:id="2779" w:author="Phung Khac Toan (FSU1.BU92)" w:date="2018-05-12T16:02:00Z">
        <w:del w:id="2780" w:author="Kazy Nguyen" w:date="2018-05-13T15:34:00Z">
          <w:r w:rsidDel="00884637">
            <w:delText>have completed the initialization Jenkins on your Docker.</w:delText>
          </w:r>
        </w:del>
      </w:ins>
      <w:del w:id="2781" w:author="Kazy Nguyen" w:date="2018-05-10T22:31:00Z">
        <w:r w:rsidR="001D400A" w:rsidRPr="001134DC" w:rsidDel="003A71CB">
          <w:rPr>
            <w:rPrChange w:id="2782" w:author="Kazy Nguyen" w:date="2018-05-10T22:37:00Z">
              <w:rPr>
                <w:color w:val="FF0000"/>
              </w:rPr>
            </w:rPrChange>
          </w:rPr>
          <w:delText>*Chưa viết *</w:delText>
        </w:r>
      </w:del>
      <w:ins w:id="2783" w:author="Phung Khac Toan (FSU1.BU92)" w:date="2018-05-12T16:03:00Z">
        <w:del w:id="2784" w:author="Kazy Nguyen" w:date="2018-05-13T15:34:00Z">
          <w:r w:rsidDel="00884637">
            <w:delText>In this thesis statement, we are going to setup CICD environment for a NodeJS project.</w:delText>
          </w:r>
        </w:del>
      </w:ins>
      <w:ins w:id="2785" w:author="Phung Khac Toan (FSU1.BU92)" w:date="2018-05-12T16:04:00Z">
        <w:del w:id="2786" w:author="Kazy Nguyen" w:date="2018-05-13T15:34:00Z">
          <w:r w:rsidDel="00884637">
            <w:delText xml:space="preserve"> </w:delText>
          </w:r>
          <w:r w:rsidR="00BE5B34" w:rsidDel="00884637">
            <w:delText xml:space="preserve">In order to setup Jenkins for NodeJS project, </w:delText>
          </w:r>
        </w:del>
      </w:ins>
      <w:ins w:id="2787" w:author="Phung Khac Toan (FSU1.BU92)" w:date="2018-05-12T16:05:00Z">
        <w:del w:id="2788" w:author="Kazy Nguyen" w:date="2018-05-13T15:34:00Z">
          <w:r w:rsidR="00BE5B34" w:rsidDel="00884637">
            <w:delText>ed</w:delText>
          </w:r>
        </w:del>
      </w:ins>
    </w:p>
    <w:p w:rsidR="005A752B" w:rsidDel="00884637" w:rsidRDefault="00BE5B34">
      <w:pPr>
        <w:pStyle w:val="BodyText"/>
        <w:jc w:val="both"/>
        <w:rPr>
          <w:ins w:id="2789" w:author="Phung Khac Toan (FSU1.BU92)" w:date="2018-05-12T16:41:00Z"/>
          <w:del w:id="2790" w:author="Kazy Nguyen" w:date="2018-05-13T15:34:00Z"/>
        </w:rPr>
      </w:pPr>
      <w:ins w:id="2791" w:author="Phung Khac Toan (FSU1.BU92)" w:date="2018-05-12T16:05:00Z">
        <w:del w:id="2792" w:author="Kazy Nguyen" w:date="2018-05-13T15:34:00Z">
          <w:r w:rsidDel="00884637">
            <w:delText>The steps to install NodeJS plugin on Jenkins:</w:delText>
          </w:r>
        </w:del>
      </w:ins>
      <w:ins w:id="2793" w:author="Phung Khac Toan (FSU1.BU92)" w:date="2018-05-12T16:18:00Z">
        <w:del w:id="2794" w:author="Kazy Nguyen" w:date="2018-05-13T15:34:00Z">
          <w:r w:rsidR="00B60036" w:rsidDel="00884637">
            <w:delText>uration</w:delText>
          </w:r>
        </w:del>
      </w:ins>
      <w:ins w:id="2795" w:author="Phung Khac Toan (FSU1.BU92)" w:date="2018-05-12T16:09:00Z">
        <w:del w:id="2796" w:author="Kazy Nguyen" w:date="2018-05-13T15:34:00Z">
          <w:r w:rsidR="00672029" w:rsidDel="00884637">
            <w:delText xml:space="preserve">NPM means Node.js Package Manager, a </w:delText>
          </w:r>
        </w:del>
      </w:ins>
      <w:ins w:id="2797" w:author="Phung Khac Toan (FSU1.BU92)" w:date="2018-05-12T16:11:00Z">
        <w:del w:id="2798" w:author="Kazy Nguyen" w:date="2018-05-13T15:34:00Z">
          <w:r w:rsidR="00672029" w:rsidDel="00884637">
            <w:delText>software registry.</w:delText>
          </w:r>
        </w:del>
      </w:ins>
      <w:ins w:id="2799" w:author="Phung Khac Toan (FSU1.BU92)" w:date="2018-05-12T16:12:00Z">
        <w:del w:id="2800" w:author="Kazy Nguyen" w:date="2018-05-13T15:34:00Z">
          <w:r w:rsidR="00672029" w:rsidDel="00884637">
            <w:delText xml:space="preserve"> Until now,</w:delText>
          </w:r>
        </w:del>
      </w:ins>
      <w:ins w:id="2801" w:author="Phung Khac Toan (FSU1.BU92)" w:date="2018-05-12T16:11:00Z">
        <w:del w:id="2802" w:author="Kazy Nguyen" w:date="2018-05-13T15:34:00Z">
          <w:r w:rsidR="00672029" w:rsidDel="00884637">
            <w:delText xml:space="preserve"> NPM contains over 600.000 </w:delText>
          </w:r>
        </w:del>
      </w:ins>
      <w:ins w:id="2803" w:author="Phung Khac Toan (FSU1.BU92)" w:date="2018-05-12T16:12:00Z">
        <w:del w:id="2804" w:author="Kazy Nguyen" w:date="2018-05-13T15:34:00Z">
          <w:r w:rsidR="00672029" w:rsidDel="00884637">
            <w:delText>packages (building block of code)</w:delText>
          </w:r>
        </w:del>
      </w:ins>
      <w:ins w:id="2805" w:author="Phung Khac Toan (FSU1.BU92)" w:date="2018-05-12T16:13:00Z">
        <w:del w:id="2806" w:author="Kazy Nguyen" w:date="2018-05-13T15:34:00Z">
          <w:r w:rsidR="00672029" w:rsidDel="00884637">
            <w:delText xml:space="preserve"> with approximately 3 billion download per week </w:delText>
          </w:r>
          <w:r w:rsidR="00672029" w:rsidRPr="004351D3" w:rsidDel="00884637">
            <w:rPr>
              <w:highlight w:val="yellow"/>
              <w:rPrChange w:id="2807" w:author="Phung Khac Toan (FSU1.BU92)" w:date="2018-05-12T16:16:00Z">
                <w:rPr/>
              </w:rPrChange>
            </w:rPr>
            <w:delText>[“</w:delText>
          </w:r>
        </w:del>
      </w:ins>
      <w:ins w:id="2808" w:author="Phung Khac Toan (FSU1.BU92)" w:date="2018-05-12T16:14:00Z">
        <w:del w:id="2809" w:author="Kazy Nguyen" w:date="2018-05-13T15:34:00Z">
          <w:r w:rsidR="00672029" w:rsidRPr="004351D3" w:rsidDel="00884637">
            <w:rPr>
              <w:highlight w:val="yellow"/>
              <w:rPrChange w:id="2810" w:author="Phung Khac Toan (FSU1.BU92)" w:date="2018-05-12T16:16:00Z">
                <w:rPr/>
              </w:rPrChange>
            </w:rPr>
            <w:delText xml:space="preserve">TODO: </w:delText>
          </w:r>
        </w:del>
      </w:ins>
      <w:ins w:id="2811" w:author="Phung Khac Toan (FSU1.BU92)" w:date="2018-05-12T16:13:00Z">
        <w:del w:id="2812" w:author="Kazy Nguyen" w:date="2018-05-13T15:34:00Z">
          <w:r w:rsidR="00672029" w:rsidRPr="004351D3" w:rsidDel="00884637">
            <w:rPr>
              <w:highlight w:val="yellow"/>
              <w:rPrChange w:id="2813" w:author="Phung Khac Toan (FSU1.BU92)" w:date="2018-05-12T16:16:00Z">
                <w:rPr/>
              </w:rPrChange>
            </w:rPr>
            <w:delText xml:space="preserve">dẫn chứng ở tab </w:delText>
          </w:r>
        </w:del>
      </w:ins>
      <w:ins w:id="2814" w:author="Phung Khac Toan (FSU1.BU92)" w:date="2018-05-12T16:14:00Z">
        <w:del w:id="2815" w:author="Kazy Nguyen" w:date="2018-05-13T15:34:00Z">
          <w:r w:rsidR="00672029" w:rsidRPr="004351D3" w:rsidDel="00884637">
            <w:rPr>
              <w:highlight w:val="yellow"/>
              <w:rPrChange w:id="2816" w:author="Phung Khac Toan (FSU1.BU92)" w:date="2018-05-12T16:16:00Z">
                <w:rPr/>
              </w:rPrChange>
            </w:rPr>
            <w:delText>reference</w:delText>
          </w:r>
        </w:del>
      </w:ins>
      <w:ins w:id="2817" w:author="Phung Khac Toan (FSU1.BU92)" w:date="2018-05-12T16:13:00Z">
        <w:del w:id="2818" w:author="Kazy Nguyen" w:date="2018-05-13T15:34:00Z">
          <w:r w:rsidR="00672029" w:rsidRPr="004351D3" w:rsidDel="00884637">
            <w:rPr>
              <w:highlight w:val="yellow"/>
              <w:rPrChange w:id="2819" w:author="Phung Khac Toan (FSU1.BU92)" w:date="2018-05-12T16:16:00Z">
                <w:rPr/>
              </w:rPrChange>
            </w:rPr>
            <w:delText>”]</w:delText>
          </w:r>
        </w:del>
      </w:ins>
      <w:ins w:id="2820" w:author="Phung Khac Toan (FSU1.BU92)" w:date="2018-05-12T16:16:00Z">
        <w:del w:id="2821" w:author="Kazy Nguyen" w:date="2018-05-13T15:34:00Z">
          <w:r w:rsidR="004351D3" w:rsidDel="00884637">
            <w:delText xml:space="preserve"> NodeJS application uses npm to install all required libraries needed to initialize</w:delText>
          </w:r>
        </w:del>
      </w:ins>
      <w:ins w:id="2822" w:author="Phung Khac Toan (FSU1.BU92)" w:date="2018-05-12T16:28:00Z">
        <w:del w:id="2823" w:author="Kazy Nguyen" w:date="2018-05-13T15:34:00Z">
          <w:r w:rsidR="00F056ED" w:rsidDel="00884637">
            <w:delText xml:space="preserve"> by reading the package.json file</w:delText>
          </w:r>
        </w:del>
      </w:ins>
      <w:ins w:id="2824" w:author="Phung Khac Toan (FSU1.BU92)" w:date="2018-05-12T16:16:00Z">
        <w:del w:id="2825" w:author="Kazy Nguyen" w:date="2018-05-13T15:34:00Z">
          <w:r w:rsidR="00471070" w:rsidDel="00884637">
            <w:delText xml:space="preserve"> and build the </w:delText>
          </w:r>
        </w:del>
      </w:ins>
      <w:ins w:id="2826" w:author="Phung Khac Toan (FSU1.BU92)" w:date="2018-05-12T16:33:00Z">
        <w:del w:id="2827" w:author="Kazy Nguyen" w:date="2018-05-13T15:34:00Z">
          <w:r w:rsidR="00F056ED" w:rsidDel="00884637">
            <w:delText>product.</w:delText>
          </w:r>
        </w:del>
      </w:ins>
      <w:ins w:id="2828" w:author="Phung Khac Toan (FSU1.BU92)" w:date="2018-05-12T16:36:00Z">
        <w:del w:id="2829" w:author="Kazy Nguyen" w:date="2018-05-13T15:34:00Z">
          <w:r w:rsidR="005A752B" w:rsidDel="00884637">
            <w:delText xml:space="preserve">Jenkins Pipeline is a suite of plugins which support </w:delText>
          </w:r>
        </w:del>
      </w:ins>
      <w:ins w:id="2830" w:author="Phung Khac Toan (FSU1.BU92)" w:date="2018-05-12T16:39:00Z">
        <w:del w:id="2831" w:author="Kazy Nguyen" w:date="2018-05-13T15:34:00Z">
          <w:r w:rsidR="005A752B" w:rsidDel="00884637">
            <w:delText>implementing and integrating continuous delivery pipelines into Jenkins “</w:delText>
          </w:r>
          <w:r w:rsidR="005A752B" w:rsidRPr="00C76CE0" w:rsidDel="00884637">
            <w:rPr>
              <w:highlight w:val="yellow"/>
              <w:rPrChange w:id="2832" w:author="Phung Khac Toan (FSU1.BU92)" w:date="2018-05-12T16:40:00Z">
                <w:rPr/>
              </w:rPrChange>
            </w:rPr>
            <w:delText>TODO: add vao reference</w:delText>
          </w:r>
          <w:r w:rsidR="005A752B" w:rsidDel="00884637">
            <w:delText>”</w:delText>
          </w:r>
        </w:del>
      </w:ins>
    </w:p>
    <w:p w:rsidR="00C76CE0" w:rsidDel="00884637" w:rsidRDefault="00C76CE0">
      <w:pPr>
        <w:pStyle w:val="BodyText"/>
        <w:jc w:val="both"/>
        <w:rPr>
          <w:ins w:id="2833" w:author="Phung Khac Toan (FSU1.BU92)" w:date="2018-05-12T17:01:00Z"/>
          <w:del w:id="2834" w:author="Kazy Nguyen" w:date="2018-05-13T15:34:00Z"/>
        </w:rPr>
      </w:pPr>
      <w:ins w:id="2835" w:author="Phung Khac Toan (FSU1.BU92)" w:date="2018-05-12T16:41:00Z">
        <w:del w:id="2836" w:author="Kazy Nguyen" w:date="2018-05-13T15:34:00Z">
          <w:r w:rsidDel="00884637">
            <w:delText>In order to setup</w:delText>
          </w:r>
        </w:del>
      </w:ins>
      <w:ins w:id="2837" w:author="Phung Khac Toan (FSU1.BU92)" w:date="2018-05-12T16:57:00Z">
        <w:del w:id="2838" w:author="Kazy Nguyen" w:date="2018-05-13T15:34:00Z">
          <w:r w:rsidR="003C4D04" w:rsidDel="00884637">
            <w:delText xml:space="preserve"> and run</w:delText>
          </w:r>
        </w:del>
      </w:ins>
      <w:ins w:id="2839" w:author="Phung Khac Toan (FSU1.BU92)" w:date="2018-05-12T16:41:00Z">
        <w:del w:id="2840" w:author="Kazy Nguyen" w:date="2018-05-13T15:34:00Z">
          <w:r w:rsidDel="00884637">
            <w:delText xml:space="preserve"> CICD in Jenkins, we</w:delText>
          </w:r>
        </w:del>
      </w:ins>
      <w:ins w:id="2841" w:author="Phung Khac Toan (FSU1.BU92)" w:date="2018-05-12T16:57:00Z">
        <w:del w:id="2842" w:author="Kazy Nguyen" w:date="2018-05-13T15:34:00Z">
          <w:r w:rsidR="003C4D04" w:rsidDel="00884637">
            <w:delText xml:space="preserve"> will</w:delText>
          </w:r>
        </w:del>
      </w:ins>
      <w:ins w:id="2843" w:author="Phung Khac Toan (FSU1.BU92)" w:date="2018-05-12T16:41:00Z">
        <w:del w:id="2844" w:author="Kazy Nguyen" w:date="2018-05-13T15:34:00Z">
          <w:r w:rsidDel="00884637">
            <w:delText xml:space="preserve"> </w:delText>
          </w:r>
        </w:del>
      </w:ins>
      <w:ins w:id="2845" w:author="Phung Khac Toan (FSU1.BU92)" w:date="2018-05-12T16:44:00Z">
        <w:del w:id="2846" w:author="Kazy Nguyen" w:date="2018-05-13T15:34:00Z">
          <w:r w:rsidDel="00884637">
            <w:delText xml:space="preserve">create a Pipeline </w:delText>
          </w:r>
        </w:del>
      </w:ins>
      <w:ins w:id="2847" w:author="Phung Khac Toan (FSU1.BU92)" w:date="2018-05-12T16:50:00Z">
        <w:del w:id="2848" w:author="Kazy Nguyen" w:date="2018-05-13T15:34:00Z">
          <w:r w:rsidDel="00884637">
            <w:delText>Job</w:delText>
          </w:r>
        </w:del>
      </w:ins>
      <w:ins w:id="2849" w:author="Phung Khac Toan (FSU1.BU92)" w:date="2018-05-12T16:58:00Z">
        <w:del w:id="2850" w:author="Kazy Nguyen" w:date="2018-05-13T15:34:00Z">
          <w:r w:rsidR="003C4D04" w:rsidDel="00884637">
            <w:delText xml:space="preserve">. Because of we set up CICD for NodeJS project, </w:delText>
          </w:r>
        </w:del>
      </w:ins>
      <w:ins w:id="2851" w:author="Phung Khac Toan (FSU1.BU92)" w:date="2018-05-12T17:01:00Z">
        <w:del w:id="2852" w:author="Kazy Nguyen" w:date="2018-05-13T15:34:00Z">
          <w:r w:rsidR="00B05A9F" w:rsidDel="00884637">
            <w:delText>thus</w:delText>
          </w:r>
        </w:del>
      </w:ins>
      <w:ins w:id="2853" w:author="Phung Khac Toan (FSU1.BU92)" w:date="2018-05-12T16:58:00Z">
        <w:del w:id="2854" w:author="Kazy Nguyen" w:date="2018-05-13T15:34:00Z">
          <w:r w:rsidR="003C4D04" w:rsidDel="00884637">
            <w:delText xml:space="preserve"> we need to install Pipeline NPM integration </w:delText>
          </w:r>
        </w:del>
      </w:ins>
      <w:ins w:id="2855" w:author="Phung Khac Toan (FSU1.BU92)" w:date="2018-05-12T17:01:00Z">
        <w:del w:id="2856" w:author="Kazy Nguyen" w:date="2018-05-13T15:34:00Z">
          <w:r w:rsidR="00B05A9F" w:rsidDel="00884637">
            <w:delText>plugin before set up Pipeline Job.</w:delText>
          </w:r>
        </w:del>
      </w:ins>
    </w:p>
    <w:p w:rsidR="00B05A9F" w:rsidDel="00884637" w:rsidRDefault="00B05A9F">
      <w:pPr>
        <w:pStyle w:val="BodyText"/>
        <w:jc w:val="both"/>
        <w:rPr>
          <w:ins w:id="2857" w:author="Phung Khac Toan (FSU1.BU92)" w:date="2018-05-12T16:36:00Z"/>
          <w:del w:id="2858" w:author="Kazy Nguyen" w:date="2018-05-13T15:34:00Z"/>
        </w:rPr>
      </w:pPr>
      <w:ins w:id="2859" w:author="Phung Khac Toan (FSU1.BU92)" w:date="2018-05-12T17:01:00Z">
        <w:del w:id="2860" w:author="Kazy Nguyen" w:date="2018-05-13T15:34:00Z">
          <w:r w:rsidDel="00884637">
            <w:delText>The step</w:delText>
          </w:r>
        </w:del>
      </w:ins>
      <w:ins w:id="2861" w:author="Phung Khac Toan (FSU1.BU92)" w:date="2018-05-12T17:02:00Z">
        <w:del w:id="2862" w:author="Kazy Nguyen" w:date="2018-05-13T15:34:00Z">
          <w:r w:rsidDel="00884637">
            <w:delText>s</w:delText>
          </w:r>
        </w:del>
      </w:ins>
      <w:ins w:id="2863" w:author="Phung Khac Toan (FSU1.BU92)" w:date="2018-05-12T17:01:00Z">
        <w:del w:id="2864" w:author="Kazy Nguyen" w:date="2018-05-13T15:34:00Z">
          <w:r w:rsidDel="00884637">
            <w:delText xml:space="preserve"> to install Pipeline NPM integration</w:delText>
          </w:r>
        </w:del>
      </w:ins>
      <w:ins w:id="2865" w:author="Phung Khac Toan (FSU1.BU92)" w:date="2018-05-12T17:02:00Z">
        <w:del w:id="2866" w:author="Kazy Nguyen" w:date="2018-05-13T15:34:00Z">
          <w:r w:rsidDel="00884637">
            <w:delText>:</w:delText>
          </w:r>
        </w:del>
      </w:ins>
      <w:ins w:id="2867" w:author="Phung Khac Toan (FSU1.BU92)" w:date="2018-05-12T17:01:00Z">
        <w:del w:id="2868" w:author="Kazy Nguyen" w:date="2018-05-13T15:34:00Z">
          <w:r w:rsidDel="00884637">
            <w:delText xml:space="preserve"> </w:delText>
          </w:r>
        </w:del>
      </w:ins>
    </w:p>
    <w:p w:rsidR="00B05A9F" w:rsidDel="00884637" w:rsidRDefault="00B05A9F">
      <w:pPr>
        <w:pStyle w:val="BodyText"/>
        <w:rPr>
          <w:ins w:id="2869" w:author="Phung Khac Toan (FSU1.BU92)" w:date="2018-05-12T17:02:00Z"/>
          <w:del w:id="2870" w:author="Kazy Nguyen" w:date="2018-05-13T15:34:00Z"/>
        </w:rPr>
        <w:pPrChange w:id="2871" w:author="Kazy Nguyen" w:date="2018-05-10T22:57:00Z">
          <w:pPr>
            <w:pStyle w:val="BodyText"/>
            <w:jc w:val="both"/>
          </w:pPr>
        </w:pPrChange>
      </w:pPr>
      <w:ins w:id="2872" w:author="Phung Khac Toan (FSU1.BU92)" w:date="2018-05-12T17:02:00Z">
        <w:del w:id="2873" w:author="Kazy Nguyen" w:date="2018-05-13T15:34:00Z">
          <w:r w:rsidDel="00884637">
            <w:delText>After installed Pipeline NPM integration, we can create the first Pipeline Job as bellow:</w:delText>
          </w:r>
        </w:del>
      </w:ins>
    </w:p>
    <w:p w:rsidR="001D05FA" w:rsidRPr="008B6984" w:rsidDel="00884637" w:rsidRDefault="001D05FA" w:rsidP="001D05FA">
      <w:pPr>
        <w:pStyle w:val="Heading3"/>
        <w:jc w:val="both"/>
        <w:rPr>
          <w:ins w:id="2874" w:author="Phung Khac Toan (FSU1.BU92)" w:date="2018-05-12T17:59:00Z"/>
          <w:del w:id="2875" w:author="Kazy Nguyen" w:date="2018-05-13T15:34:00Z"/>
        </w:rPr>
      </w:pPr>
      <w:bookmarkStart w:id="2876" w:name="_Toc512960844"/>
      <w:ins w:id="2877" w:author="Phung Khac Toan (FSU1.BU92)" w:date="2018-05-12T17:59:00Z">
        <w:del w:id="2878" w:author="Kazy Nguyen" w:date="2018-05-13T15:34:00Z">
          <w:r w:rsidDel="00884637">
            <w:delText>Configure pipeline in Jenkins</w:delText>
          </w:r>
        </w:del>
      </w:ins>
    </w:p>
    <w:bookmarkEnd w:id="2876"/>
    <w:p w:rsidR="001D05FA" w:rsidDel="00884637" w:rsidRDefault="001D05FA" w:rsidP="001D05FA">
      <w:pPr>
        <w:pStyle w:val="BodyText"/>
        <w:rPr>
          <w:ins w:id="2879" w:author="Phung Khac Toan (FSU1.BU92)" w:date="2018-05-12T17:59:00Z"/>
          <w:del w:id="2880" w:author="Kazy Nguyen" w:date="2018-05-13T15:34:00Z"/>
        </w:rPr>
      </w:pPr>
      <w:ins w:id="2881" w:author="Phung Khac Toan (FSU1.BU92)" w:date="2018-05-12T17:59:00Z">
        <w:del w:id="2882" w:author="Kazy Nguyen" w:date="2018-05-13T15:34:00Z">
          <w:r w:rsidRPr="008A02C1" w:rsidDel="00884637">
            <w:delText>In this step, we will configure the Demo-Pipeline from previous step.</w:delText>
          </w:r>
        </w:del>
      </w:ins>
    </w:p>
    <w:p w:rsidR="001D05FA" w:rsidDel="00884637" w:rsidRDefault="001D05FA">
      <w:pPr>
        <w:pStyle w:val="BodyText"/>
        <w:rPr>
          <w:ins w:id="2883" w:author="Phung Khac Toan (FSU1.BU92)" w:date="2018-05-12T18:02:00Z"/>
          <w:del w:id="2884" w:author="Kazy Nguyen" w:date="2018-05-13T15:34:00Z"/>
        </w:rPr>
        <w:pPrChange w:id="2885" w:author="Phung Khac Toan (FSU1.BU92)" w:date="2018-05-12T18:00:00Z">
          <w:pPr>
            <w:pStyle w:val="BodyText"/>
            <w:jc w:val="both"/>
          </w:pPr>
        </w:pPrChange>
      </w:pPr>
      <w:ins w:id="2886" w:author="Phung Khac Toan (FSU1.BU92)" w:date="2018-05-12T18:00:00Z">
        <w:del w:id="2887" w:author="Kazy Nguyen" w:date="2018-05-13T15:34:00Z">
          <w:r w:rsidRPr="001D05FA" w:rsidDel="00884637">
            <w:rPr>
              <w:rPrChange w:id="2888" w:author="Phung Khac Toan (FSU1.BU92)" w:date="2018-05-12T18:00:00Z">
                <w:rPr>
                  <w:color w:val="FF0000"/>
                </w:rPr>
              </w:rPrChange>
            </w:rPr>
            <w:delText>T</w:delText>
          </w:r>
          <w:r w:rsidDel="00884637">
            <w:delText xml:space="preserve">o configure pipeline in Jenkins, </w:delText>
          </w:r>
        </w:del>
      </w:ins>
      <w:ins w:id="2889" w:author="Phung Khac Toan (FSU1.BU92)" w:date="2018-05-12T18:02:00Z">
        <w:del w:id="2890" w:author="Kazy Nguyen" w:date="2018-05-13T15:34:00Z">
          <w:r w:rsidR="004F6DE3" w:rsidDel="00884637">
            <w:delText>we go to Pipeline Job and select Config</w:delText>
          </w:r>
        </w:del>
      </w:ins>
    </w:p>
    <w:p w:rsidR="004F6DE3" w:rsidDel="00884637" w:rsidRDefault="004F6DE3">
      <w:pPr>
        <w:pStyle w:val="BodyText"/>
        <w:rPr>
          <w:ins w:id="2891" w:author="Phung Khac Toan (FSU1.BU92)" w:date="2018-05-12T18:02:00Z"/>
          <w:del w:id="2892" w:author="Kazy Nguyen" w:date="2018-05-13T15:34:00Z"/>
        </w:rPr>
        <w:pPrChange w:id="2893" w:author="Phung Khac Toan (FSU1.BU92)" w:date="2018-05-12T18:00:00Z">
          <w:pPr>
            <w:pStyle w:val="BodyText"/>
            <w:jc w:val="both"/>
          </w:pPr>
        </w:pPrChange>
      </w:pPr>
    </w:p>
    <w:p w:rsidR="004F6DE3" w:rsidDel="00884637" w:rsidRDefault="004F6DE3">
      <w:pPr>
        <w:pStyle w:val="BodyText"/>
        <w:rPr>
          <w:ins w:id="2894" w:author="Phung Khac Toan (FSU1.BU92)" w:date="2018-05-12T18:02:00Z"/>
          <w:del w:id="2895" w:author="Kazy Nguyen" w:date="2018-05-13T15:34:00Z"/>
        </w:rPr>
        <w:pPrChange w:id="2896" w:author="Phung Khac Toan (FSU1.BU92)" w:date="2018-05-12T18:00:00Z">
          <w:pPr>
            <w:pStyle w:val="BodyText"/>
            <w:jc w:val="both"/>
          </w:pPr>
        </w:pPrChange>
      </w:pPr>
    </w:p>
    <w:p w:rsidR="004F6DE3" w:rsidRPr="001D05FA" w:rsidDel="00884637" w:rsidRDefault="004F6DE3">
      <w:pPr>
        <w:pStyle w:val="BodyText"/>
        <w:rPr>
          <w:ins w:id="2897" w:author="Phung Khac Toan (FSU1.BU92)" w:date="2018-05-12T17:31:00Z"/>
          <w:del w:id="2898" w:author="Kazy Nguyen" w:date="2018-05-13T15:34:00Z"/>
          <w:rPrChange w:id="2899" w:author="Phung Khac Toan (FSU1.BU92)" w:date="2018-05-12T18:00:00Z">
            <w:rPr>
              <w:ins w:id="2900" w:author="Phung Khac Toan (FSU1.BU92)" w:date="2018-05-12T17:31:00Z"/>
              <w:del w:id="2901" w:author="Kazy Nguyen" w:date="2018-05-13T15:34:00Z"/>
              <w:color w:val="FF0000"/>
            </w:rPr>
          </w:rPrChange>
        </w:rPr>
        <w:pPrChange w:id="2902" w:author="Phung Khac Toan (FSU1.BU92)" w:date="2018-05-12T18:00:00Z">
          <w:pPr>
            <w:pStyle w:val="BodyText"/>
            <w:jc w:val="both"/>
          </w:pPr>
        </w:pPrChange>
      </w:pPr>
    </w:p>
    <w:p w:rsidR="00B931E3" w:rsidDel="00884637" w:rsidRDefault="0095414B" w:rsidP="00B931E3">
      <w:pPr>
        <w:pStyle w:val="BodyText"/>
        <w:jc w:val="both"/>
        <w:rPr>
          <w:ins w:id="2903" w:author="Phung Khac Toan (FSU1.BU92)" w:date="2018-05-12T17:30:00Z"/>
          <w:del w:id="2904" w:author="Kazy Nguyen" w:date="2018-05-13T15:34:00Z"/>
          <w:color w:val="FF0000"/>
        </w:rPr>
      </w:pPr>
      <w:bookmarkStart w:id="2905" w:name="_Toc512960845"/>
      <w:ins w:id="2906" w:author="Phung Khac Toan (FSU1.BU92)" w:date="2018-05-12T17:44:00Z">
        <w:del w:id="2907" w:author="Kazy Nguyen" w:date="2018-05-13T15:34:00Z">
          <w:r w:rsidDel="00884637">
            <w:delText>Configure</w:delText>
          </w:r>
        </w:del>
      </w:ins>
      <w:bookmarkEnd w:id="2905"/>
    </w:p>
    <w:p w:rsidR="005F0828" w:rsidDel="00884637" w:rsidRDefault="005F0828" w:rsidP="005F0828">
      <w:pPr>
        <w:pStyle w:val="BodyText"/>
        <w:rPr>
          <w:ins w:id="2908" w:author="Phung Khac Toan (FSU1.BU92)" w:date="2018-05-12T17:31:00Z"/>
          <w:del w:id="2909" w:author="Kazy Nguyen" w:date="2018-05-13T15:34:00Z"/>
        </w:rPr>
      </w:pPr>
      <w:ins w:id="2910" w:author="Phung Khac Toan (FSU1.BU92)" w:date="2018-05-12T17:30:00Z">
        <w:del w:id="2911" w:author="Kazy Nguyen" w:date="2018-05-13T15:34:00Z">
          <w:r w:rsidRPr="008A02C1" w:rsidDel="00884637">
            <w:delText>In this step, we will configure the Demo-Pipeline from previous step.</w:delText>
          </w:r>
        </w:del>
      </w:ins>
    </w:p>
    <w:p w:rsidR="005F0828" w:rsidDel="00884637" w:rsidRDefault="005F0828" w:rsidP="005F0828">
      <w:pPr>
        <w:pStyle w:val="BodyText"/>
        <w:rPr>
          <w:ins w:id="2912" w:author="Phung Khac Toan (FSU1.BU92)" w:date="2018-05-12T17:35:00Z"/>
          <w:del w:id="2913" w:author="Kazy Nguyen" w:date="2018-05-13T15:34:00Z"/>
        </w:rPr>
      </w:pPr>
      <w:ins w:id="2914" w:author="Phung Khac Toan (FSU1.BU92)" w:date="2018-05-12T17:31:00Z">
        <w:del w:id="2915" w:author="Kazy Nguyen" w:date="2018-05-13T15:34:00Z">
          <w:r w:rsidDel="00884637">
            <w:delText>Because of using Pipeline Job, we can able to</w:delText>
          </w:r>
        </w:del>
      </w:ins>
      <w:ins w:id="2916" w:author="Phung Khac Toan (FSU1.BU92)" w:date="2018-05-12T17:32:00Z">
        <w:del w:id="2917" w:author="Kazy Nguyen" w:date="2018-05-13T15:34:00Z">
          <w:r w:rsidDel="00884637">
            <w:delText xml:space="preserve"> define and</w:delText>
          </w:r>
        </w:del>
      </w:ins>
      <w:ins w:id="2918" w:author="Phung Khac Toan (FSU1.BU92)" w:date="2018-05-12T17:31:00Z">
        <w:del w:id="2919" w:author="Kazy Nguyen" w:date="2018-05-13T15:34:00Z">
          <w:r w:rsidDel="00884637">
            <w:delText xml:space="preserve"> use jenkinsfile</w:delText>
          </w:r>
        </w:del>
      </w:ins>
      <w:ins w:id="2920" w:author="Phung Khac Toan (FSU1.BU92)" w:date="2018-05-12T17:34:00Z">
        <w:del w:id="2921" w:author="Kazy Nguyen" w:date="2018-05-13T15:34:00Z">
          <w:r w:rsidDel="00884637">
            <w:delText>, which help us to define all stages inside a job</w:delText>
          </w:r>
        </w:del>
      </w:ins>
      <w:ins w:id="2922" w:author="Phung Khac Toan (FSU1.BU92)" w:date="2018-05-12T17:32:00Z">
        <w:del w:id="2923" w:author="Kazy Nguyen" w:date="2018-05-13T15:34:00Z">
          <w:r w:rsidDel="00884637">
            <w:delText xml:space="preserve">. The advantages of using </w:delText>
          </w:r>
        </w:del>
      </w:ins>
      <w:ins w:id="2924" w:author="Phung Khac Toan (FSU1.BU92)" w:date="2018-05-12T17:35:00Z">
        <w:del w:id="2925" w:author="Kazy Nguyen" w:date="2018-05-13T15:34:00Z">
          <w:r w:rsidDel="00884637">
            <w:delText>jenkinsfile are:</w:delText>
          </w:r>
        </w:del>
      </w:ins>
    </w:p>
    <w:p w:rsidR="005F0828" w:rsidDel="00884637" w:rsidRDefault="005F0828">
      <w:pPr>
        <w:pStyle w:val="BodyText"/>
        <w:numPr>
          <w:ilvl w:val="0"/>
          <w:numId w:val="32"/>
        </w:numPr>
        <w:rPr>
          <w:ins w:id="2926" w:author="Phung Khac Toan (FSU1.BU92)" w:date="2018-05-12T17:36:00Z"/>
          <w:del w:id="2927" w:author="Kazy Nguyen" w:date="2018-05-13T15:34:00Z"/>
        </w:rPr>
        <w:pPrChange w:id="2928" w:author="Phung Khac Toan (FSU1.BU92)" w:date="2018-05-12T17:35:00Z">
          <w:pPr>
            <w:pStyle w:val="BodyText"/>
          </w:pPr>
        </w:pPrChange>
      </w:pPr>
      <w:ins w:id="2929" w:author="Phung Khac Toan (FSU1.BU92)" w:date="2018-05-12T17:36:00Z">
        <w:del w:id="2930" w:author="Kazy Nguyen" w:date="2018-05-13T15:34:00Z">
          <w:r w:rsidRPr="005F0828" w:rsidDel="00884637">
            <w:delText>Centralized source code management</w:delText>
          </w:r>
        </w:del>
      </w:ins>
      <w:ins w:id="2931" w:author="Phung Khac Toan (FSU1.BU92)" w:date="2018-05-12T17:49:00Z">
        <w:del w:id="2932" w:author="Kazy Nguyen" w:date="2018-05-13T15:34:00Z">
          <w:r w:rsidR="0095414B" w:rsidDel="00884637">
            <w:delText>.</w:delText>
          </w:r>
        </w:del>
      </w:ins>
    </w:p>
    <w:p w:rsidR="005F0828" w:rsidDel="00884637" w:rsidRDefault="005F0828">
      <w:pPr>
        <w:pStyle w:val="BodyText"/>
        <w:numPr>
          <w:ilvl w:val="0"/>
          <w:numId w:val="32"/>
        </w:numPr>
        <w:rPr>
          <w:ins w:id="2933" w:author="Phung Khac Toan (FSU1.BU92)" w:date="2018-05-12T17:37:00Z"/>
          <w:del w:id="2934" w:author="Kazy Nguyen" w:date="2018-05-13T15:34:00Z"/>
        </w:rPr>
        <w:pPrChange w:id="2935" w:author="Phung Khac Toan (FSU1.BU92)" w:date="2018-05-12T17:35:00Z">
          <w:pPr>
            <w:pStyle w:val="BodyText"/>
          </w:pPr>
        </w:pPrChange>
      </w:pPr>
      <w:ins w:id="2936" w:author="Phung Khac Toan (FSU1.BU92)" w:date="2018-05-12T17:36:00Z">
        <w:del w:id="2937" w:author="Kazy Nguyen" w:date="2018-05-13T15:34:00Z">
          <w:r w:rsidDel="00884637">
            <w:delText>Jenkinsfile can be contained in project code</w:delText>
          </w:r>
        </w:del>
      </w:ins>
      <w:ins w:id="2938" w:author="Phung Khac Toan (FSU1.BU92)" w:date="2018-05-12T17:37:00Z">
        <w:del w:id="2939" w:author="Kazy Nguyen" w:date="2018-05-13T15:34:00Z">
          <w:r w:rsidDel="00884637">
            <w:delText xml:space="preserve"> as an independence file, and control by Git</w:delText>
          </w:r>
        </w:del>
      </w:ins>
      <w:ins w:id="2940" w:author="Phung Khac Toan (FSU1.BU92)" w:date="2018-05-12T17:49:00Z">
        <w:del w:id="2941" w:author="Kazy Nguyen" w:date="2018-05-13T15:34:00Z">
          <w:r w:rsidR="0095414B" w:rsidDel="00884637">
            <w:delText>.</w:delText>
          </w:r>
        </w:del>
      </w:ins>
    </w:p>
    <w:p w:rsidR="005F0828" w:rsidDel="00884637" w:rsidRDefault="005F0828">
      <w:pPr>
        <w:pStyle w:val="BodyText"/>
        <w:numPr>
          <w:ilvl w:val="0"/>
          <w:numId w:val="32"/>
        </w:numPr>
        <w:rPr>
          <w:ins w:id="2942" w:author="Phung Khac Toan (FSU1.BU92)" w:date="2018-05-12T17:39:00Z"/>
          <w:del w:id="2943" w:author="Kazy Nguyen" w:date="2018-05-13T15:34:00Z"/>
        </w:rPr>
        <w:pPrChange w:id="2944" w:author="Phung Khac Toan (FSU1.BU92)" w:date="2018-05-12T17:35:00Z">
          <w:pPr>
            <w:pStyle w:val="BodyText"/>
          </w:pPr>
        </w:pPrChange>
      </w:pPr>
      <w:ins w:id="2945" w:author="Phung Khac Toan (FSU1.BU92)" w:date="2018-05-12T17:37:00Z">
        <w:del w:id="2946" w:author="Kazy Nguyen" w:date="2018-05-13T15:34:00Z">
          <w:r w:rsidDel="00884637">
            <w:delText xml:space="preserve">Jenkinsfile </w:delText>
          </w:r>
        </w:del>
      </w:ins>
      <w:ins w:id="2947" w:author="Phung Khac Toan (FSU1.BU92)" w:date="2018-05-12T17:38:00Z">
        <w:del w:id="2948" w:author="Kazy Nguyen" w:date="2018-05-13T15:34:00Z">
          <w:r w:rsidDel="00884637">
            <w:delText>can be review/edit/audit by any team member of Project</w:delText>
          </w:r>
        </w:del>
      </w:ins>
      <w:ins w:id="2949" w:author="Phung Khac Toan (FSU1.BU92)" w:date="2018-05-12T17:49:00Z">
        <w:del w:id="2950" w:author="Kazy Nguyen" w:date="2018-05-13T15:34:00Z">
          <w:r w:rsidR="0095414B" w:rsidDel="00884637">
            <w:delText>.</w:delText>
          </w:r>
        </w:del>
      </w:ins>
    </w:p>
    <w:p w:rsidR="005F0828" w:rsidDel="00884637" w:rsidRDefault="005F0828">
      <w:pPr>
        <w:pStyle w:val="BodyText"/>
        <w:rPr>
          <w:ins w:id="2951" w:author="Phung Khac Toan (FSU1.BU92)" w:date="2018-05-12T17:42:00Z"/>
          <w:del w:id="2952" w:author="Kazy Nguyen" w:date="2018-05-13T15:34:00Z"/>
        </w:rPr>
      </w:pPr>
      <w:ins w:id="2953" w:author="Phung Khac Toan (FSU1.BU92)" w:date="2018-05-12T17:39:00Z">
        <w:del w:id="2954" w:author="Kazy Nguyen" w:date="2018-05-13T15:34:00Z">
          <w:r w:rsidDel="00884637">
            <w:delText xml:space="preserve">Jenkinsfile using </w:delText>
          </w:r>
        </w:del>
      </w:ins>
      <w:ins w:id="2955" w:author="Phung Khac Toan (FSU1.BU92)" w:date="2018-05-12T17:40:00Z">
        <w:del w:id="2956" w:author="Kazy Nguyen" w:date="2018-05-13T15:34:00Z">
          <w:r w:rsidDel="00884637">
            <w:delText xml:space="preserve">Pipeline script, which can be generated by Generate Pipeline Script function in Jenkins. To </w:delText>
          </w:r>
        </w:del>
      </w:ins>
      <w:ins w:id="2957" w:author="Phung Khac Toan (FSU1.BU92)" w:date="2018-05-12T17:41:00Z">
        <w:del w:id="2958" w:author="Kazy Nguyen" w:date="2018-05-13T15:34:00Z">
          <w:r w:rsidR="00E82992" w:rsidDel="00884637">
            <w:delText xml:space="preserve">use Generate Pipeline Script function, we can go to Pipeline Job, choose Pipeline Syntax, after that </w:delText>
          </w:r>
        </w:del>
      </w:ins>
      <w:ins w:id="2959" w:author="Phung Khac Toan (FSU1.BU92)" w:date="2018-05-12T17:42:00Z">
        <w:del w:id="2960" w:author="Kazy Nguyen" w:date="2018-05-13T15:34:00Z">
          <w:r w:rsidR="00E82992" w:rsidDel="00884637">
            <w:delText>go to tab Snippet Generator.</w:delText>
          </w:r>
        </w:del>
      </w:ins>
    </w:p>
    <w:p w:rsidR="0095414B" w:rsidDel="00884637" w:rsidRDefault="0095414B">
      <w:pPr>
        <w:pStyle w:val="BodyText"/>
        <w:rPr>
          <w:ins w:id="2961" w:author="Phung Khac Toan (FSU1.BU92)" w:date="2018-05-12T17:43:00Z"/>
          <w:del w:id="2962" w:author="Kazy Nguyen" w:date="2018-05-13T15:34:00Z"/>
        </w:rPr>
      </w:pPr>
      <w:ins w:id="2963" w:author="Phung Khac Toan (FSU1.BU92)" w:date="2018-05-12T17:43:00Z">
        <w:del w:id="2964" w:author="Kazy Nguyen" w:date="2018-05-13T15:34:00Z">
          <w:r w:rsidDel="00884637">
            <w:rPr>
              <w:noProof/>
              <w:lang w:eastAsia="en-US"/>
            </w:rPr>
            <w:drawing>
              <wp:inline distT="0" distB="0" distL="0" distR="0">
                <wp:extent cx="5943600" cy="2814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del>
      </w:ins>
    </w:p>
    <w:p w:rsidR="0095414B" w:rsidRPr="008A02C1" w:rsidDel="00884637" w:rsidRDefault="0095414B">
      <w:pPr>
        <w:pStyle w:val="BodyText"/>
        <w:rPr>
          <w:ins w:id="2965" w:author="Phung Khac Toan (FSU1.BU92)" w:date="2018-05-12T17:30:00Z"/>
          <w:del w:id="2966" w:author="Kazy Nguyen" w:date="2018-05-13T15:34:00Z"/>
        </w:rPr>
      </w:pPr>
      <w:ins w:id="2967" w:author="Phung Khac Toan (FSU1.BU92)" w:date="2018-05-12T17:43:00Z">
        <w:del w:id="2968" w:author="Kazy Nguyen" w:date="2018-05-13T15:34:00Z">
          <w:r w:rsidDel="00884637">
            <w:delText>Figure 5.3.7: Snippet Generator screen</w:delText>
          </w:r>
        </w:del>
      </w:ins>
    </w:p>
    <w:p w:rsidR="00B931E3" w:rsidRPr="00686693" w:rsidDel="00884637" w:rsidRDefault="00686693">
      <w:pPr>
        <w:pStyle w:val="BodyText"/>
        <w:rPr>
          <w:ins w:id="2969" w:author="Phung Khac Toan (FSU1.BU92)" w:date="2018-05-13T10:33:00Z"/>
          <w:del w:id="2970" w:author="Kazy Nguyen" w:date="2018-05-13T15:34:00Z"/>
          <w:rPrChange w:id="2971" w:author="Phung Khac Toan (FSU1.BU92)" w:date="2018-05-13T10:36:00Z">
            <w:rPr>
              <w:ins w:id="2972" w:author="Phung Khac Toan (FSU1.BU92)" w:date="2018-05-13T10:33:00Z"/>
              <w:del w:id="2973" w:author="Kazy Nguyen" w:date="2018-05-13T15:34:00Z"/>
              <w:color w:val="FF0000"/>
            </w:rPr>
          </w:rPrChange>
        </w:rPr>
        <w:pPrChange w:id="2974" w:author="Phung Khac Toan (FSU1.BU92)" w:date="2018-05-13T10:36:00Z">
          <w:pPr>
            <w:pStyle w:val="BodyText"/>
            <w:jc w:val="both"/>
          </w:pPr>
        </w:pPrChange>
      </w:pPr>
      <w:ins w:id="2975" w:author="Phung Khac Toan (FSU1.BU92)" w:date="2018-05-13T10:32:00Z">
        <w:del w:id="2976" w:author="Kazy Nguyen" w:date="2018-05-13T15:34:00Z">
          <w:r w:rsidDel="00884637">
            <w:delText>Configure Webhook</w:delText>
          </w:r>
        </w:del>
      </w:ins>
      <w:ins w:id="2977" w:author="Phung Khac Toan (FSU1.BU92)" w:date="2018-05-13T10:33:00Z">
        <w:del w:id="2978" w:author="Kazy Nguyen" w:date="2018-05-13T15:34:00Z">
          <w:r w:rsidRPr="00686693" w:rsidDel="00884637">
            <w:rPr>
              <w:rPrChange w:id="2979" w:author="Phung Khac Toan (FSU1.BU92)" w:date="2018-05-13T10:36:00Z">
                <w:rPr>
                  <w:color w:val="FF0000"/>
                </w:rPr>
              </w:rPrChange>
            </w:rPr>
            <w:delText>The targets of this demo are:</w:delText>
          </w:r>
        </w:del>
      </w:ins>
    </w:p>
    <w:p w:rsidR="00686693" w:rsidRPr="00686693" w:rsidDel="00884637" w:rsidRDefault="00686693">
      <w:pPr>
        <w:pStyle w:val="BodyText"/>
        <w:numPr>
          <w:ilvl w:val="0"/>
          <w:numId w:val="32"/>
        </w:numPr>
        <w:rPr>
          <w:ins w:id="2980" w:author="Phung Khac Toan (FSU1.BU92)" w:date="2018-05-13T10:35:00Z"/>
          <w:del w:id="2981" w:author="Kazy Nguyen" w:date="2018-05-13T15:34:00Z"/>
          <w:rPrChange w:id="2982" w:author="Phung Khac Toan (FSU1.BU92)" w:date="2018-05-13T10:36:00Z">
            <w:rPr>
              <w:ins w:id="2983" w:author="Phung Khac Toan (FSU1.BU92)" w:date="2018-05-13T10:35:00Z"/>
              <w:del w:id="2984" w:author="Kazy Nguyen" w:date="2018-05-13T15:34:00Z"/>
              <w:color w:val="FF0000"/>
            </w:rPr>
          </w:rPrChange>
        </w:rPr>
        <w:pPrChange w:id="2985" w:author="Phung Khac Toan (FSU1.BU92)" w:date="2018-05-13T10:36:00Z">
          <w:pPr>
            <w:pStyle w:val="BodyText"/>
            <w:jc w:val="both"/>
          </w:pPr>
        </w:pPrChange>
      </w:pPr>
      <w:ins w:id="2986" w:author="Phung Khac Toan (FSU1.BU92)" w:date="2018-05-13T10:35:00Z">
        <w:del w:id="2987" w:author="Kazy Nguyen" w:date="2018-05-13T15:34:00Z">
          <w:r w:rsidRPr="00686693" w:rsidDel="00884637">
            <w:rPr>
              <w:rPrChange w:id="2988" w:author="Phung Khac Toan (FSU1.BU92)" w:date="2018-05-13T10:36:00Z">
                <w:rPr>
                  <w:color w:val="FF0000"/>
                </w:rPr>
              </w:rPrChange>
            </w:rPr>
            <w:delText>Using Jenkins to apply CICD for Project</w:delText>
          </w:r>
        </w:del>
      </w:ins>
    </w:p>
    <w:p w:rsidR="00686693" w:rsidRPr="00686693" w:rsidDel="00884637" w:rsidRDefault="00686693">
      <w:pPr>
        <w:pStyle w:val="BodyText"/>
        <w:numPr>
          <w:ilvl w:val="0"/>
          <w:numId w:val="32"/>
        </w:numPr>
        <w:rPr>
          <w:ins w:id="2989" w:author="Phung Khac Toan (FSU1.BU92)" w:date="2018-05-13T10:35:00Z"/>
          <w:del w:id="2990" w:author="Kazy Nguyen" w:date="2018-05-13T15:34:00Z"/>
          <w:rPrChange w:id="2991" w:author="Phung Khac Toan (FSU1.BU92)" w:date="2018-05-13T10:36:00Z">
            <w:rPr>
              <w:ins w:id="2992" w:author="Phung Khac Toan (FSU1.BU92)" w:date="2018-05-13T10:35:00Z"/>
              <w:del w:id="2993" w:author="Kazy Nguyen" w:date="2018-05-13T15:34:00Z"/>
              <w:color w:val="FF0000"/>
            </w:rPr>
          </w:rPrChange>
        </w:rPr>
        <w:pPrChange w:id="2994" w:author="Phung Khac Toan (FSU1.BU92)" w:date="2018-05-13T10:36:00Z">
          <w:pPr>
            <w:pStyle w:val="BodyText"/>
            <w:jc w:val="both"/>
          </w:pPr>
        </w:pPrChange>
      </w:pPr>
      <w:ins w:id="2995" w:author="Phung Khac Toan (FSU1.BU92)" w:date="2018-05-13T10:35:00Z">
        <w:del w:id="2996" w:author="Kazy Nguyen" w:date="2018-05-13T15:34:00Z">
          <w:r w:rsidRPr="00686693" w:rsidDel="00884637">
            <w:rPr>
              <w:rPrChange w:id="2997" w:author="Phung Khac Toan (FSU1.BU92)" w:date="2018-05-13T10:36:00Z">
                <w:rPr>
                  <w:color w:val="FF0000"/>
                </w:rPr>
              </w:rPrChange>
            </w:rPr>
            <w:delText>Using Git to manage source code</w:delText>
          </w:r>
        </w:del>
      </w:ins>
    </w:p>
    <w:p w:rsidR="00686693" w:rsidDel="00884637" w:rsidRDefault="00686693">
      <w:pPr>
        <w:pStyle w:val="BodyText"/>
        <w:numPr>
          <w:ilvl w:val="0"/>
          <w:numId w:val="32"/>
        </w:numPr>
        <w:rPr>
          <w:ins w:id="2998" w:author="Phung Khac Toan (FSU1.BU92)" w:date="2018-05-13T10:37:00Z"/>
          <w:del w:id="2999" w:author="Kazy Nguyen" w:date="2018-05-13T15:34:00Z"/>
        </w:rPr>
        <w:pPrChange w:id="3000" w:author="Phung Khac Toan (FSU1.BU92)" w:date="2018-05-13T10:37:00Z">
          <w:pPr>
            <w:pStyle w:val="BodyText"/>
            <w:jc w:val="both"/>
          </w:pPr>
        </w:pPrChange>
      </w:pPr>
      <w:ins w:id="3001" w:author="Phung Khac Toan (FSU1.BU92)" w:date="2018-05-13T10:36:00Z">
        <w:del w:id="3002" w:author="Kazy Nguyen" w:date="2018-05-13T15:34:00Z">
          <w:r w:rsidRPr="00686693" w:rsidDel="00884637">
            <w:rPr>
              <w:rPrChange w:id="3003" w:author="Phung Khac Toan (FSU1.BU92)" w:date="2018-05-13T10:36:00Z">
                <w:rPr>
                  <w:color w:val="FF0000"/>
                </w:rPr>
              </w:rPrChange>
            </w:rPr>
            <w:delText xml:space="preserve">Trigger build on Jenkins </w:delText>
          </w:r>
        </w:del>
      </w:ins>
      <w:ins w:id="3004" w:author="Phung Khac Toan (FSU1.BU92)" w:date="2018-05-13T10:37:00Z">
        <w:del w:id="3005" w:author="Kazy Nguyen" w:date="2018-05-13T15:34:00Z">
          <w:r w:rsidDel="00884637">
            <w:delText>when</w:delText>
          </w:r>
        </w:del>
      </w:ins>
      <w:ins w:id="3006" w:author="Phung Khac Toan (FSU1.BU92)" w:date="2018-05-13T10:38:00Z">
        <w:del w:id="3007" w:author="Kazy Nguyen" w:date="2018-05-13T15:34:00Z">
          <w:r w:rsidDel="00884637">
            <w:delText>ever</w:delText>
          </w:r>
        </w:del>
      </w:ins>
      <w:ins w:id="3008" w:author="Phung Khac Toan (FSU1.BU92)" w:date="2018-05-13T10:37:00Z">
        <w:del w:id="3009" w:author="Kazy Nguyen" w:date="2018-05-13T15:34:00Z">
          <w:r w:rsidDel="00884637">
            <w:delText xml:space="preserve"> new code change on branch master</w:delText>
          </w:r>
        </w:del>
      </w:ins>
    </w:p>
    <w:p w:rsidR="00686693" w:rsidDel="00884637" w:rsidRDefault="00686693">
      <w:pPr>
        <w:pStyle w:val="BodyText"/>
        <w:rPr>
          <w:ins w:id="3010" w:author="Phung Khac Toan (FSU1.BU92)" w:date="2018-05-13T10:41:00Z"/>
          <w:del w:id="3011" w:author="Kazy Nguyen" w:date="2018-05-13T15:34:00Z"/>
        </w:rPr>
        <w:pPrChange w:id="3012" w:author="Phung Khac Toan (FSU1.BU92)" w:date="2018-05-13T10:37:00Z">
          <w:pPr>
            <w:pStyle w:val="BodyText"/>
            <w:jc w:val="both"/>
          </w:pPr>
        </w:pPrChange>
      </w:pPr>
      <w:ins w:id="3013" w:author="Phung Khac Toan (FSU1.BU92)" w:date="2018-05-13T10:37:00Z">
        <w:del w:id="3014" w:author="Kazy Nguyen" w:date="2018-05-13T15:34:00Z">
          <w:r w:rsidDel="00884637">
            <w:delText>To perform the third statement: Trigger build on Jenkins wh</w:delText>
          </w:r>
        </w:del>
      </w:ins>
      <w:ins w:id="3015" w:author="Phung Khac Toan (FSU1.BU92)" w:date="2018-05-13T10:38:00Z">
        <w:del w:id="3016" w:author="Kazy Nguyen" w:date="2018-05-13T15:34:00Z">
          <w:r w:rsidDel="00884637">
            <w:delText xml:space="preserve">enever new code change on branch master, we have to configure Git to </w:delText>
          </w:r>
        </w:del>
      </w:ins>
      <w:ins w:id="3017" w:author="Phung Khac Toan (FSU1.BU92)" w:date="2018-05-13T10:47:00Z">
        <w:del w:id="3018" w:author="Kazy Nguyen" w:date="2018-05-13T15:34:00Z">
          <w:r w:rsidR="00F76826" w:rsidDel="00884637">
            <w:delText>notify</w:delText>
          </w:r>
        </w:del>
      </w:ins>
      <w:ins w:id="3019" w:author="Phung Khac Toan (FSU1.BU92)" w:date="2018-05-13T10:38:00Z">
        <w:del w:id="3020" w:author="Kazy Nguyen" w:date="2018-05-13T15:34:00Z">
          <w:r w:rsidDel="00884637">
            <w:delText xml:space="preserve"> an event to Jenkins </w:delText>
          </w:r>
        </w:del>
      </w:ins>
      <w:ins w:id="3021" w:author="Phung Khac Toan (FSU1.BU92)" w:date="2018-05-13T10:39:00Z">
        <w:del w:id="3022" w:author="Kazy Nguyen" w:date="2018-05-13T15:34:00Z">
          <w:r w:rsidDel="00884637">
            <w:delText>when a new commit code on branch master.</w:delText>
          </w:r>
        </w:del>
      </w:ins>
      <w:ins w:id="3023" w:author="Phung Khac Toan (FSU1.BU92)" w:date="2018-05-13T10:36:00Z">
        <w:del w:id="3024" w:author="Kazy Nguyen" w:date="2018-05-13T15:34:00Z">
          <w:r w:rsidRPr="00686693" w:rsidDel="00884637">
            <w:rPr>
              <w:rPrChange w:id="3025" w:author="Phung Khac Toan (FSU1.BU92)" w:date="2018-05-13T10:36:00Z">
                <w:rPr>
                  <w:color w:val="FF0000"/>
                </w:rPr>
              </w:rPrChange>
            </w:rPr>
            <w:delText xml:space="preserve"> </w:delText>
          </w:r>
        </w:del>
      </w:ins>
      <w:ins w:id="3026" w:author="Phung Khac Toan (FSU1.BU92)" w:date="2018-05-13T10:41:00Z">
        <w:del w:id="3027" w:author="Kazy Nguyen" w:date="2018-05-13T15:34:00Z">
          <w:r w:rsidDel="00884637">
            <w:delText>Git support us to do it by Webhook.</w:delText>
          </w:r>
        </w:del>
      </w:ins>
    </w:p>
    <w:p w:rsidR="00F76826" w:rsidDel="00884637" w:rsidRDefault="00F76826">
      <w:pPr>
        <w:pStyle w:val="BodyText"/>
        <w:rPr>
          <w:ins w:id="3028" w:author="Phung Khac Toan (FSU1.BU92)" w:date="2018-05-13T10:42:00Z"/>
          <w:del w:id="3029" w:author="Kazy Nguyen" w:date="2018-05-13T15:34:00Z"/>
        </w:rPr>
        <w:pPrChange w:id="3030" w:author="Phung Khac Toan (FSU1.BU92)" w:date="2018-05-13T10:37:00Z">
          <w:pPr>
            <w:pStyle w:val="BodyText"/>
            <w:jc w:val="both"/>
          </w:pPr>
        </w:pPrChange>
      </w:pPr>
      <w:ins w:id="3031" w:author="Phung Khac Toan (FSU1.BU92)" w:date="2018-05-13T10:41:00Z">
        <w:del w:id="3032" w:author="Kazy Nguyen" w:date="2018-05-13T15:34:00Z">
          <w:r w:rsidDel="00884637">
            <w:delText xml:space="preserve">To set Webhook up, </w:delText>
          </w:r>
        </w:del>
      </w:ins>
      <w:ins w:id="3033" w:author="Phung Khac Toan (FSU1.BU92)" w:date="2018-05-13T10:42:00Z">
        <w:del w:id="3034" w:author="Kazy Nguyen" w:date="2018-05-13T15:34:00Z">
          <w:r w:rsidDel="00884637">
            <w:delText>we</w:delText>
          </w:r>
        </w:del>
      </w:ins>
      <w:ins w:id="3035" w:author="Phung Khac Toan (FSU1.BU92)" w:date="2018-05-13T10:43:00Z">
        <w:del w:id="3036" w:author="Kazy Nguyen" w:date="2018-05-13T15:34:00Z">
          <w:r w:rsidDel="00884637">
            <w:delText>:</w:delText>
          </w:r>
        </w:del>
      </w:ins>
    </w:p>
    <w:p w:rsidR="00F76826" w:rsidDel="00884637" w:rsidRDefault="00F76826">
      <w:pPr>
        <w:pStyle w:val="BodyText"/>
        <w:numPr>
          <w:ilvl w:val="0"/>
          <w:numId w:val="32"/>
        </w:numPr>
        <w:rPr>
          <w:ins w:id="3037" w:author="Phung Khac Toan (FSU1.BU92)" w:date="2018-05-13T10:43:00Z"/>
          <w:del w:id="3038" w:author="Kazy Nguyen" w:date="2018-05-13T15:34:00Z"/>
        </w:rPr>
        <w:pPrChange w:id="3039" w:author="Phung Khac Toan (FSU1.BU92)" w:date="2018-05-13T10:43:00Z">
          <w:pPr>
            <w:pStyle w:val="BodyText"/>
            <w:jc w:val="both"/>
          </w:pPr>
        </w:pPrChange>
      </w:pPr>
      <w:ins w:id="3040" w:author="Phung Khac Toan (FSU1.BU92)" w:date="2018-05-13T10:43:00Z">
        <w:del w:id="3041" w:author="Kazy Nguyen" w:date="2018-05-13T15:34:00Z">
          <w:r w:rsidDel="00884637">
            <w:delText>Step 1: Go to project repository on Git</w:delText>
          </w:r>
        </w:del>
      </w:ins>
    </w:p>
    <w:p w:rsidR="00F76826" w:rsidDel="00884637" w:rsidRDefault="00F76826">
      <w:pPr>
        <w:pStyle w:val="BodyText"/>
        <w:numPr>
          <w:ilvl w:val="0"/>
          <w:numId w:val="32"/>
        </w:numPr>
        <w:rPr>
          <w:ins w:id="3042" w:author="Phung Khac Toan (FSU1.BU92)" w:date="2018-05-13T10:44:00Z"/>
          <w:del w:id="3043" w:author="Kazy Nguyen" w:date="2018-05-13T15:34:00Z"/>
        </w:rPr>
        <w:pPrChange w:id="3044" w:author="Phung Khac Toan (FSU1.BU92)" w:date="2018-05-13T10:43:00Z">
          <w:pPr>
            <w:pStyle w:val="BodyText"/>
            <w:jc w:val="both"/>
          </w:pPr>
        </w:pPrChange>
      </w:pPr>
      <w:ins w:id="3045" w:author="Phung Khac Toan (FSU1.BU92)" w:date="2018-05-13T10:43:00Z">
        <w:del w:id="3046" w:author="Kazy Nguyen" w:date="2018-05-13T15:34:00Z">
          <w:r w:rsidDel="00884637">
            <w:delText>Step 2: Go to repository setting</w:delText>
          </w:r>
        </w:del>
      </w:ins>
      <w:ins w:id="3047" w:author="Phung Khac Toan (FSU1.BU92)" w:date="2018-05-13T10:44:00Z">
        <w:del w:id="3048" w:author="Kazy Nguyen" w:date="2018-05-13T15:34:00Z">
          <w:r w:rsidDel="00884637">
            <w:delText>, tab webhook</w:delText>
          </w:r>
        </w:del>
      </w:ins>
    </w:p>
    <w:p w:rsidR="00F76826" w:rsidDel="00884637" w:rsidRDefault="00F76826">
      <w:pPr>
        <w:pStyle w:val="BodyText"/>
        <w:numPr>
          <w:ilvl w:val="0"/>
          <w:numId w:val="32"/>
        </w:numPr>
        <w:rPr>
          <w:ins w:id="3049" w:author="Phung Khac Toan (FSU1.BU92)" w:date="2018-05-13T10:56:00Z"/>
          <w:del w:id="3050" w:author="Kazy Nguyen" w:date="2018-05-13T15:34:00Z"/>
        </w:rPr>
        <w:pPrChange w:id="3051" w:author="Phung Khac Toan (FSU1.BU92)" w:date="2018-05-13T10:43:00Z">
          <w:pPr>
            <w:pStyle w:val="BodyText"/>
            <w:jc w:val="both"/>
          </w:pPr>
        </w:pPrChange>
      </w:pPr>
      <w:ins w:id="3052" w:author="Phung Khac Toan (FSU1.BU92)" w:date="2018-05-13T10:44:00Z">
        <w:del w:id="3053" w:author="Kazy Nguyen" w:date="2018-05-13T15:34:00Z">
          <w:r w:rsidDel="00884637">
            <w:delText>Step 3: Add new webhook (if does</w:delText>
          </w:r>
        </w:del>
      </w:ins>
      <w:ins w:id="3054" w:author="Phung Khac Toan (FSU1.BU92)" w:date="2018-05-13T10:45:00Z">
        <w:del w:id="3055" w:author="Kazy Nguyen" w:date="2018-05-13T15:34:00Z">
          <w:r w:rsidDel="00884637">
            <w:delText xml:space="preserve"> </w:delText>
          </w:r>
        </w:del>
      </w:ins>
      <w:ins w:id="3056" w:author="Phung Khac Toan (FSU1.BU92)" w:date="2018-05-13T10:44:00Z">
        <w:del w:id="3057" w:author="Kazy Nguyen" w:date="2018-05-13T15:34:00Z">
          <w:r w:rsidDel="00884637">
            <w:delText>not ex</w:delText>
          </w:r>
        </w:del>
      </w:ins>
      <w:ins w:id="3058" w:author="Phung Khac Toan (FSU1.BU92)" w:date="2018-05-13T10:45:00Z">
        <w:del w:id="3059" w:author="Kazy Nguyen" w:date="2018-05-13T15:34:00Z">
          <w:r w:rsidDel="00884637">
            <w:delText>ist) or edit current webhook</w:delText>
          </w:r>
        </w:del>
      </w:ins>
      <w:ins w:id="3060" w:author="Phung Khac Toan (FSU1.BU92)" w:date="2018-05-13T10:47:00Z">
        <w:del w:id="3061" w:author="Kazy Nguyen" w:date="2018-05-13T15:34:00Z">
          <w:r w:rsidDel="00884637">
            <w:delText xml:space="preserve">. Because of Git webhook </w:delText>
          </w:r>
        </w:del>
      </w:ins>
      <w:ins w:id="3062" w:author="Phung Khac Toan (FSU1.BU92)" w:date="2018-05-13T10:48:00Z">
        <w:del w:id="3063" w:author="Kazy Nguyen" w:date="2018-05-13T15:34:00Z">
          <w:r w:rsidDel="00884637">
            <w:delText>need a target URL of Jenkins</w:delText>
          </w:r>
        </w:del>
      </w:ins>
      <w:ins w:id="3064" w:author="Phung Khac Toan (FSU1.BU92)" w:date="2018-05-13T10:49:00Z">
        <w:del w:id="3065" w:author="Kazy Nguyen" w:date="2018-05-13T15:34:00Z">
          <w:r w:rsidDel="00884637">
            <w:delText xml:space="preserve"> to send s POST request, thus we use</w:delText>
          </w:r>
        </w:del>
      </w:ins>
      <w:ins w:id="3066" w:author="Phung Khac Toan (FSU1.BU92)" w:date="2018-05-13T10:50:00Z">
        <w:del w:id="3067" w:author="Kazy Nguyen" w:date="2018-05-13T15:34:00Z">
          <w:r w:rsidDel="00884637">
            <w:delText>d</w:delText>
          </w:r>
        </w:del>
      </w:ins>
      <w:ins w:id="3068" w:author="Phung Khac Toan (FSU1.BU92)" w:date="2018-05-13T10:49:00Z">
        <w:del w:id="3069" w:author="Kazy Nguyen" w:date="2018-05-13T15:34:00Z">
          <w:r w:rsidDel="00884637">
            <w:delText xml:space="preserve"> ngrok as a windows application tool </w:delText>
          </w:r>
        </w:del>
      </w:ins>
      <w:ins w:id="3070" w:author="Phung Khac Toan (FSU1.BU92)" w:date="2018-05-13T10:50:00Z">
        <w:del w:id="3071" w:author="Kazy Nguyen" w:date="2018-05-13T15:34:00Z">
          <w:r w:rsidDel="00884637">
            <w:delText>to expose local Jenkins to a public URL</w:delText>
          </w:r>
        </w:del>
      </w:ins>
    </w:p>
    <w:p w:rsidR="003920D1" w:rsidDel="00884637" w:rsidRDefault="003920D1">
      <w:pPr>
        <w:pStyle w:val="BodyText"/>
        <w:rPr>
          <w:ins w:id="3072" w:author="Phung Khac Toan (FSU1.BU92)" w:date="2018-05-13T11:00:00Z"/>
          <w:del w:id="3073" w:author="Kazy Nguyen" w:date="2018-05-13T15:34:00Z"/>
        </w:rPr>
        <w:pPrChange w:id="3074" w:author="Phung Khac Toan (FSU1.BU92)" w:date="2018-05-13T10:56:00Z">
          <w:pPr>
            <w:pStyle w:val="BodyText"/>
            <w:jc w:val="both"/>
          </w:pPr>
        </w:pPrChange>
      </w:pPr>
      <w:ins w:id="3075" w:author="Phung Khac Toan (FSU1.BU92)" w:date="2018-05-13T11:00:00Z">
        <w:del w:id="3076" w:author="Kazy Nguyen" w:date="2018-05-13T15:34:00Z">
          <w:r w:rsidDel="00884637">
            <w:rPr>
              <w:noProof/>
              <w:lang w:eastAsia="en-US"/>
            </w:rPr>
            <w:drawing>
              <wp:inline distT="0" distB="0" distL="0" distR="0">
                <wp:extent cx="5933440" cy="265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3440" cy="2656840"/>
                        </a:xfrm>
                        <a:prstGeom prst="rect">
                          <a:avLst/>
                        </a:prstGeom>
                        <a:noFill/>
                        <a:ln>
                          <a:noFill/>
                        </a:ln>
                      </pic:spPr>
                    </pic:pic>
                  </a:graphicData>
                </a:graphic>
              </wp:inline>
            </w:drawing>
          </w:r>
        </w:del>
      </w:ins>
    </w:p>
    <w:p w:rsidR="00B931E3" w:rsidRPr="00B532F2" w:rsidDel="00884637" w:rsidRDefault="00C7539B" w:rsidP="000E7E6A">
      <w:pPr>
        <w:pStyle w:val="BodyText"/>
        <w:jc w:val="both"/>
        <w:rPr>
          <w:del w:id="3077" w:author="Kazy Nguyen" w:date="2018-05-13T15:34:00Z"/>
          <w:color w:val="FF0000"/>
        </w:rPr>
      </w:pPr>
      <w:ins w:id="3078" w:author="Phung Khac Toan (FSU1.BU92)" w:date="2018-05-13T11:07:00Z">
        <w:del w:id="3079" w:author="Kazy Nguyen" w:date="2018-05-13T15:34:00Z">
          <w:r w:rsidDel="00884637">
            <w:delText>Figure 5.3.8: Configure webhook on Git</w:delText>
          </w:r>
        </w:del>
      </w:ins>
    </w:p>
    <w:p w:rsidR="00E04985" w:rsidRPr="008B6984" w:rsidDel="00884637" w:rsidRDefault="00E04985" w:rsidP="000E7E6A">
      <w:pPr>
        <w:pStyle w:val="Heading2"/>
        <w:jc w:val="both"/>
        <w:rPr>
          <w:del w:id="3080" w:author="Kazy Nguyen" w:date="2018-05-13T15:34:00Z"/>
        </w:rPr>
      </w:pPr>
      <w:bookmarkStart w:id="3081" w:name="_Toc512960848"/>
      <w:del w:id="3082" w:author="Kazy Nguyen" w:date="2018-05-13T15:34:00Z">
        <w:r w:rsidDel="00884637">
          <w:delText>Result</w:delText>
        </w:r>
        <w:bookmarkEnd w:id="3081"/>
      </w:del>
    </w:p>
    <w:p w:rsidR="00E04985" w:rsidRPr="00B532F2" w:rsidDel="00884637" w:rsidRDefault="00E04985" w:rsidP="000E7E6A">
      <w:pPr>
        <w:pStyle w:val="BodyText"/>
        <w:jc w:val="both"/>
        <w:rPr>
          <w:del w:id="3083" w:author="Kazy Nguyen" w:date="2018-05-13T15:34:00Z"/>
          <w:color w:val="FF0000"/>
        </w:rPr>
      </w:pPr>
      <w:del w:id="3084" w:author="Kazy Nguyen" w:date="2018-05-01T17:46:00Z">
        <w:r w:rsidRPr="00B532F2" w:rsidDel="00165AD1">
          <w:rPr>
            <w:color w:val="FF0000"/>
          </w:rPr>
          <w:delText>*Chưa viết *</w:delText>
        </w:r>
      </w:del>
    </w:p>
    <w:p w:rsidR="001D400A" w:rsidRPr="008B6984" w:rsidDel="00884637" w:rsidRDefault="00947403" w:rsidP="000E7E6A">
      <w:pPr>
        <w:pStyle w:val="Heading3"/>
        <w:jc w:val="both"/>
        <w:rPr>
          <w:del w:id="3085" w:author="Kazy Nguyen" w:date="2018-05-13T15:34:00Z"/>
        </w:rPr>
      </w:pPr>
      <w:bookmarkStart w:id="3086" w:name="_Toc512960849"/>
      <w:del w:id="3087" w:author="Kazy Nguyen" w:date="2018-05-13T15:34:00Z">
        <w:r w:rsidDel="00884637">
          <w:delText>Quality</w:delText>
        </w:r>
        <w:bookmarkEnd w:id="3086"/>
      </w:del>
    </w:p>
    <w:p w:rsidR="001D400A" w:rsidDel="00884637" w:rsidRDefault="001D400A" w:rsidP="000E7E6A">
      <w:pPr>
        <w:pStyle w:val="BodyText"/>
        <w:jc w:val="both"/>
        <w:rPr>
          <w:del w:id="3088" w:author="Kazy Nguyen" w:date="2018-05-13T15:34:00Z"/>
          <w:color w:val="FF0000"/>
        </w:rPr>
      </w:pPr>
      <w:del w:id="3089" w:author="Kazy Nguyen" w:date="2018-05-13T15:34:00Z">
        <w:r w:rsidRPr="00B532F2" w:rsidDel="00884637">
          <w:rPr>
            <w:color w:val="FF0000"/>
          </w:rPr>
          <w:delText>*Chưa viết *</w:delText>
        </w:r>
      </w:del>
    </w:p>
    <w:p w:rsidR="001D400A" w:rsidRPr="008B6984" w:rsidDel="00884637" w:rsidRDefault="00947403" w:rsidP="000E7E6A">
      <w:pPr>
        <w:pStyle w:val="Heading3"/>
        <w:jc w:val="both"/>
        <w:rPr>
          <w:del w:id="3090" w:author="Kazy Nguyen" w:date="2018-05-13T15:34:00Z"/>
        </w:rPr>
      </w:pPr>
      <w:bookmarkStart w:id="3091" w:name="_Toc512960850"/>
      <w:del w:id="3092" w:author="Kazy Nguyen" w:date="2018-05-13T15:34:00Z">
        <w:r w:rsidDel="00884637">
          <w:delText>Time and Price</w:delText>
        </w:r>
        <w:bookmarkEnd w:id="3091"/>
      </w:del>
    </w:p>
    <w:p w:rsidR="001D400A" w:rsidRPr="00B532F2" w:rsidDel="00884637" w:rsidRDefault="001D400A" w:rsidP="000E7E6A">
      <w:pPr>
        <w:pStyle w:val="BodyText"/>
        <w:jc w:val="both"/>
        <w:rPr>
          <w:del w:id="3093" w:author="Kazy Nguyen" w:date="2018-05-13T15:34:00Z"/>
          <w:color w:val="FF0000"/>
        </w:rPr>
      </w:pPr>
      <w:del w:id="3094" w:author="Kazy Nguyen" w:date="2018-05-13T15:34:00Z">
        <w:r w:rsidRPr="00B532F2" w:rsidDel="00884637">
          <w:rPr>
            <w:color w:val="FF0000"/>
          </w:rPr>
          <w:delText>*Chưa viết *</w:delText>
        </w:r>
      </w:del>
    </w:p>
    <w:p w:rsidR="00E04985" w:rsidRPr="00B532F2" w:rsidDel="00884637" w:rsidRDefault="00E04985" w:rsidP="00CD0725">
      <w:pPr>
        <w:pStyle w:val="BodyText"/>
        <w:jc w:val="both"/>
        <w:rPr>
          <w:del w:id="3095" w:author="Kazy Nguyen" w:date="2018-05-13T15:34:00Z"/>
          <w:color w:val="FF0000"/>
        </w:rPr>
      </w:pPr>
    </w:p>
    <w:p w:rsidR="00CD0725" w:rsidDel="00884637" w:rsidRDefault="00CD0725" w:rsidP="00CD0725">
      <w:pPr>
        <w:pStyle w:val="chapternum"/>
        <w:rPr>
          <w:del w:id="3096" w:author="Kazy Nguyen" w:date="2018-05-13T15:34:00Z"/>
        </w:rPr>
      </w:pPr>
      <w:del w:id="3097" w:author="Kazy Nguyen" w:date="2018-05-13T15:34:00Z">
        <w:r w:rsidDel="00884637">
          <w:br/>
        </w:r>
        <w:bookmarkStart w:id="3098" w:name="_Toc512960855"/>
        <w:r w:rsidR="00E04985" w:rsidDel="00884637">
          <w:delText>Conclusion</w:delText>
        </w:r>
        <w:bookmarkEnd w:id="3098"/>
      </w:del>
    </w:p>
    <w:p w:rsidR="00CD0725" w:rsidDel="00884637" w:rsidRDefault="00CD0725" w:rsidP="000E7E6A">
      <w:pPr>
        <w:jc w:val="both"/>
        <w:rPr>
          <w:del w:id="3099" w:author="Kazy Nguyen" w:date="2018-05-13T15:34:00Z"/>
        </w:rPr>
      </w:pPr>
      <w:del w:id="3100" w:author="Kazy Nguyen" w:date="2018-05-13T15:34:00Z">
        <w:r w:rsidDel="00884637">
          <w:delText xml:space="preserve">The </w:delText>
        </w:r>
        <w:r w:rsidR="00B93B94" w:rsidDel="00884637">
          <w:delText>Conclusion</w:delText>
        </w:r>
        <w:r w:rsidR="003F2FE3" w:rsidDel="00884637">
          <w:delText xml:space="preserve"> chapter</w:delText>
        </w:r>
        <w:r w:rsidDel="00884637">
          <w:delText>.</w:delText>
        </w:r>
      </w:del>
    </w:p>
    <w:p w:rsidR="00CD0725" w:rsidDel="00884637" w:rsidRDefault="00E04985" w:rsidP="000E7E6A">
      <w:pPr>
        <w:pStyle w:val="Heading1"/>
        <w:jc w:val="both"/>
        <w:rPr>
          <w:del w:id="3101" w:author="Kazy Nguyen" w:date="2018-05-13T15:34:00Z"/>
        </w:rPr>
      </w:pPr>
      <w:bookmarkStart w:id="3102" w:name="_Toc512960856"/>
      <w:del w:id="3103" w:author="Kazy Nguyen" w:date="2018-05-13T15:34:00Z">
        <w:r w:rsidDel="00884637">
          <w:delText>Conclusion</w:delText>
        </w:r>
        <w:bookmarkEnd w:id="3102"/>
      </w:del>
    </w:p>
    <w:p w:rsidR="00CD0725" w:rsidRPr="008B6984" w:rsidDel="00884637" w:rsidRDefault="004D22E0" w:rsidP="000E7E6A">
      <w:pPr>
        <w:pStyle w:val="Heading2"/>
        <w:jc w:val="both"/>
        <w:rPr>
          <w:del w:id="3104" w:author="Kazy Nguyen" w:date="2018-05-13T15:34:00Z"/>
        </w:rPr>
      </w:pPr>
      <w:del w:id="3105" w:author="Kazy Nguyen" w:date="2018-05-01T17:47:00Z">
        <w:r w:rsidDel="00165AD1">
          <w:delText>Conclusion</w:delText>
        </w:r>
      </w:del>
    </w:p>
    <w:p w:rsidR="00165AD1" w:rsidRPr="00B532F2" w:rsidDel="00884637" w:rsidRDefault="00CD0725" w:rsidP="000E7E6A">
      <w:pPr>
        <w:pStyle w:val="BodyText"/>
        <w:jc w:val="both"/>
        <w:rPr>
          <w:del w:id="3106" w:author="Kazy Nguyen" w:date="2018-05-13T15:34:00Z"/>
          <w:color w:val="FF0000"/>
        </w:rPr>
      </w:pPr>
      <w:del w:id="3107" w:author="Kazy Nguyen" w:date="2018-05-13T15:34:00Z">
        <w:r w:rsidRPr="00B532F2" w:rsidDel="00884637">
          <w:rPr>
            <w:color w:val="FF0000"/>
          </w:rPr>
          <w:delText>*Chưa viết*</w:delText>
        </w:r>
      </w:del>
    </w:p>
    <w:p w:rsidR="002D76BE" w:rsidDel="00884637" w:rsidRDefault="002D76BE" w:rsidP="00C22921">
      <w:pPr>
        <w:pStyle w:val="Chapter"/>
        <w:rPr>
          <w:del w:id="3108" w:author="Kazy Nguyen" w:date="2018-05-13T15:34:00Z"/>
        </w:rPr>
      </w:pPr>
      <w:bookmarkStart w:id="3109" w:name="_Toc512960859"/>
      <w:del w:id="3110" w:author="Kazy Nguyen" w:date="2018-05-13T15:34:00Z">
        <w:r w:rsidDel="00884637">
          <w:delText xml:space="preserve">References or Bibliography (if </w:delText>
        </w:r>
        <w:r w:rsidR="0006206A" w:rsidDel="00884637">
          <w:delText>any)</w:delText>
        </w:r>
        <w:bookmarkEnd w:id="2046"/>
        <w:bookmarkEnd w:id="2047"/>
        <w:bookmarkEnd w:id="2063"/>
        <w:bookmarkEnd w:id="3109"/>
      </w:del>
    </w:p>
    <w:p w:rsidR="00C22921" w:rsidDel="00884637" w:rsidRDefault="00CC5C97" w:rsidP="000E7E6A">
      <w:pPr>
        <w:jc w:val="both"/>
        <w:rPr>
          <w:del w:id="3111" w:author="Kazy Nguyen" w:date="2018-05-13T15:34:00Z"/>
        </w:rPr>
      </w:pPr>
      <w:del w:id="3112" w:author="Kazy Nguyen" w:date="2018-05-13T15:34:00Z">
        <w:r w:rsidDel="00884637">
          <w:delText>Use the “biblio” style to format references.</w:delText>
        </w:r>
      </w:del>
    </w:p>
    <w:p w:rsidR="00CC5C97" w:rsidDel="00884637" w:rsidRDefault="003A6175" w:rsidP="00C22921">
      <w:pPr>
        <w:rPr>
          <w:del w:id="3113" w:author="Kazy Nguyen" w:date="2018-05-13T15:34:00Z"/>
        </w:rPr>
      </w:pPr>
      <w:del w:id="3114" w:author="Kazy Nguyen" w:date="2018-05-13T15:34:00Z">
        <w:r w:rsidDel="00884637">
          <w:delText xml:space="preserve">[STT]: 2.2: Continuous Integration: FOWLER Martin, Continuous Integration. [online]. 2006. Available from: </w:delText>
        </w:r>
        <w:r w:rsidR="006F0726" w:rsidDel="00884637">
          <w:fldChar w:fldCharType="begin"/>
        </w:r>
        <w:r w:rsidR="006F0726" w:rsidDel="00884637">
          <w:delInstrText xml:space="preserve"> HYPERLINK "https://www.martinfowler.com/articles/continuousIntegration.html" </w:delInstrText>
        </w:r>
        <w:r w:rsidR="006F0726" w:rsidDel="00884637">
          <w:fldChar w:fldCharType="separate"/>
        </w:r>
        <w:r w:rsidRPr="00F1594F" w:rsidDel="00884637">
          <w:rPr>
            <w:rStyle w:val="Hyperlink"/>
          </w:rPr>
          <w:delText>https://www.martinfowler.com/articles/continuousIntegration.html</w:delText>
        </w:r>
        <w:r w:rsidR="006F0726" w:rsidDel="00884637">
          <w:rPr>
            <w:rStyle w:val="Hyperlink"/>
          </w:rPr>
          <w:fldChar w:fldCharType="end"/>
        </w:r>
      </w:del>
    </w:p>
    <w:p w:rsidR="003A6175" w:rsidDel="00884637" w:rsidRDefault="00672029" w:rsidP="00C22921">
      <w:pPr>
        <w:rPr>
          <w:ins w:id="3115" w:author="Phung Khac Toan (FSU1.BU92)" w:date="2018-05-12T16:16:00Z"/>
          <w:del w:id="3116" w:author="Kazy Nguyen" w:date="2018-05-13T15:34:00Z"/>
        </w:rPr>
      </w:pPr>
      <w:ins w:id="3117" w:author="Phung Khac Toan (FSU1.BU92)" w:date="2018-05-12T16:14:00Z">
        <w:del w:id="3118" w:author="Kazy Nguyen" w:date="2018-05-13T15:34:00Z">
          <w:r w:rsidDel="00884637">
            <w:delText xml:space="preserve">[STT]: 5.3.4: </w:delText>
          </w:r>
          <w:r w:rsidR="008C33CB" w:rsidDel="00884637">
            <w:delText xml:space="preserve">Node.js Package Manager, </w:delText>
          </w:r>
        </w:del>
      </w:ins>
      <w:ins w:id="3119" w:author="Phung Khac Toan (FSU1.BU92)" w:date="2018-05-12T16:15:00Z">
        <w:del w:id="3120" w:author="Kazy Nguyen" w:date="2018-05-13T15:34:00Z">
          <w:r w:rsidR="008C33CB" w:rsidDel="00884637">
            <w:delText xml:space="preserve">what is NPM? [online]. </w:delText>
          </w:r>
        </w:del>
      </w:ins>
      <w:ins w:id="3121" w:author="Phung Khac Toan (FSU1.BU92)" w:date="2018-05-12T16:16:00Z">
        <w:del w:id="3122" w:author="Kazy Nguyen" w:date="2018-05-13T15:34:00Z">
          <w:r w:rsidR="008C33CB" w:rsidDel="00884637">
            <w:delText>Available</w:delText>
          </w:r>
        </w:del>
      </w:ins>
      <w:ins w:id="3123" w:author="Phung Khac Toan (FSU1.BU92)" w:date="2018-05-12T16:15:00Z">
        <w:del w:id="3124" w:author="Kazy Nguyen" w:date="2018-05-13T15:34:00Z">
          <w:r w:rsidR="008C33CB" w:rsidDel="00884637">
            <w:delText xml:space="preserve"> from: </w:delText>
          </w:r>
        </w:del>
      </w:ins>
      <w:ins w:id="3125" w:author="Phung Khac Toan (FSU1.BU92)" w:date="2018-05-12T16:16:00Z">
        <w:del w:id="3126" w:author="Kazy Nguyen" w:date="2018-05-13T15:34:00Z">
          <w:r w:rsidR="008C33CB" w:rsidDel="00884637">
            <w:fldChar w:fldCharType="begin"/>
          </w:r>
          <w:r w:rsidR="008C33CB" w:rsidDel="00884637">
            <w:delInstrText xml:space="preserve"> HYPERLINK "</w:delInstrText>
          </w:r>
          <w:r w:rsidR="008C33CB" w:rsidRPr="008C33CB" w:rsidDel="00884637">
            <w:delInstrText>https://docs.npmjs.com/getting-started</w:delInstrText>
          </w:r>
          <w:r w:rsidR="008C33CB" w:rsidDel="00884637">
            <w:delInstrText xml:space="preserve">" </w:delInstrText>
          </w:r>
          <w:r w:rsidR="008C33CB" w:rsidDel="00884637">
            <w:fldChar w:fldCharType="separate"/>
          </w:r>
          <w:r w:rsidR="008C33CB" w:rsidRPr="00B31E47" w:rsidDel="00884637">
            <w:rPr>
              <w:rStyle w:val="Hyperlink"/>
            </w:rPr>
            <w:delText>https://docs.npmjs.com/getting-started</w:delText>
          </w:r>
          <w:r w:rsidR="008C33CB" w:rsidDel="00884637">
            <w:fldChar w:fldCharType="end"/>
          </w:r>
        </w:del>
      </w:ins>
    </w:p>
    <w:p w:rsidR="008C33CB" w:rsidDel="00884637" w:rsidRDefault="005A752B" w:rsidP="00C22921">
      <w:pPr>
        <w:rPr>
          <w:ins w:id="3127" w:author="Phung Khac Toan (FSU1.BU92)" w:date="2018-05-12T16:40:00Z"/>
          <w:del w:id="3128" w:author="Kazy Nguyen" w:date="2018-05-13T15:34:00Z"/>
        </w:rPr>
      </w:pPr>
      <w:ins w:id="3129" w:author="Phung Khac Toan (FSU1.BU92)" w:date="2018-05-12T16:40:00Z">
        <w:del w:id="3130" w:author="Kazy Nguyen" w:date="2018-05-13T15:34:00Z">
          <w:r w:rsidDel="00884637">
            <w:delText xml:space="preserve">[STT]: 5.3.5: Jenkins Pipeline, what is Pipeline? [online]. Available from: </w:delText>
          </w:r>
          <w:r w:rsidDel="00884637">
            <w:fldChar w:fldCharType="begin"/>
          </w:r>
          <w:r w:rsidDel="00884637">
            <w:delInstrText xml:space="preserve"> HYPERLINK "</w:delInstrText>
          </w:r>
          <w:r w:rsidRPr="005A752B" w:rsidDel="00884637">
            <w:delInstrText>https://jenkins.io/doc/book/pipeline/</w:delInstrText>
          </w:r>
          <w:r w:rsidDel="00884637">
            <w:delInstrText xml:space="preserve">" </w:delInstrText>
          </w:r>
          <w:r w:rsidDel="00884637">
            <w:fldChar w:fldCharType="separate"/>
          </w:r>
          <w:r w:rsidRPr="00B31E47" w:rsidDel="00884637">
            <w:rPr>
              <w:rStyle w:val="Hyperlink"/>
            </w:rPr>
            <w:delText>https://jenkins.io/doc/book/pipeline/</w:delText>
          </w:r>
          <w:r w:rsidDel="00884637">
            <w:fldChar w:fldCharType="end"/>
          </w:r>
        </w:del>
      </w:ins>
    </w:p>
    <w:p w:rsidR="005A752B" w:rsidRPr="008C33CB" w:rsidDel="00884637" w:rsidRDefault="005A752B" w:rsidP="00C22921">
      <w:pPr>
        <w:rPr>
          <w:del w:id="3131" w:author="Kazy Nguyen" w:date="2018-05-13T15:34:00Z"/>
        </w:rPr>
      </w:pPr>
    </w:p>
    <w:p w:rsidR="002D76BE" w:rsidDel="00884637" w:rsidRDefault="00AC7693" w:rsidP="00C22921">
      <w:pPr>
        <w:pStyle w:val="Chapter"/>
        <w:rPr>
          <w:del w:id="3132" w:author="Kazy Nguyen" w:date="2018-05-13T15:34:00Z"/>
        </w:rPr>
      </w:pPr>
      <w:bookmarkStart w:id="3133" w:name="_Toc172096252"/>
      <w:bookmarkStart w:id="3134" w:name="_Toc179622566"/>
      <w:bookmarkStart w:id="3135" w:name="_Toc182321516"/>
      <w:bookmarkStart w:id="3136" w:name="_Toc512960860"/>
      <w:del w:id="3137" w:author="Kazy Nguyen" w:date="2018-05-13T15:34:00Z">
        <w:r w:rsidDel="00884637">
          <w:delText>App</w:delText>
        </w:r>
        <w:r w:rsidRPr="00AC7693" w:rsidDel="00884637">
          <w:delText>endi</w:delText>
        </w:r>
        <w:r w:rsidR="001E07D8" w:rsidDel="00884637">
          <w:delText>ces</w:delText>
        </w:r>
        <w:r w:rsidDel="00884637">
          <w:delText xml:space="preserve"> </w:delText>
        </w:r>
        <w:r w:rsidR="002D76BE" w:rsidDel="00884637">
          <w:delText xml:space="preserve">(if </w:delText>
        </w:r>
        <w:r w:rsidR="0006206A" w:rsidDel="00884637">
          <w:delText>any)</w:delText>
        </w:r>
        <w:bookmarkEnd w:id="3133"/>
        <w:bookmarkEnd w:id="3134"/>
        <w:bookmarkEnd w:id="3135"/>
        <w:bookmarkEnd w:id="3136"/>
      </w:del>
    </w:p>
    <w:p w:rsidR="0076227D" w:rsidRPr="0076227D" w:rsidDel="00884637" w:rsidRDefault="0076227D" w:rsidP="0076227D">
      <w:pPr>
        <w:rPr>
          <w:del w:id="3138" w:author="Kazy Nguyen" w:date="2018-05-13T15:34:00Z"/>
        </w:rPr>
      </w:pPr>
    </w:p>
    <w:p w:rsidR="002D76BE" w:rsidDel="00884637" w:rsidRDefault="002D76BE" w:rsidP="00C22921">
      <w:pPr>
        <w:pStyle w:val="Chapter"/>
        <w:rPr>
          <w:del w:id="3139" w:author="Kazy Nguyen" w:date="2018-05-13T15:34:00Z"/>
        </w:rPr>
      </w:pPr>
      <w:bookmarkStart w:id="3140" w:name="_Toc172096253"/>
      <w:bookmarkStart w:id="3141" w:name="_Toc179622567"/>
      <w:bookmarkStart w:id="3142" w:name="_Toc182321517"/>
      <w:bookmarkStart w:id="3143" w:name="_Toc512960861"/>
      <w:del w:id="3144" w:author="Kazy Nguyen" w:date="2018-05-13T15:34:00Z">
        <w:r w:rsidDel="00884637">
          <w:delText>Copyright Acknowle</w:delText>
        </w:r>
        <w:r w:rsidR="00764587" w:rsidDel="00884637">
          <w:delText>d</w:delText>
        </w:r>
        <w:r w:rsidDel="00884637">
          <w:delText xml:space="preserve">gements (if </w:delText>
        </w:r>
        <w:r w:rsidR="0006206A" w:rsidDel="00884637">
          <w:delText>any)</w:delText>
        </w:r>
        <w:bookmarkEnd w:id="3140"/>
        <w:bookmarkEnd w:id="3141"/>
        <w:bookmarkEnd w:id="3142"/>
        <w:bookmarkEnd w:id="3143"/>
      </w:del>
    </w:p>
    <w:p w:rsidR="009B2240" w:rsidRDefault="009B2240" w:rsidP="00FA10BF"/>
    <w:sectPr w:rsidR="009B2240" w:rsidSect="00353418">
      <w:headerReference w:type="even" r:id="rId45"/>
      <w:headerReference w:type="default" r:id="rId46"/>
      <w:footerReference w:type="default" r:id="rId47"/>
      <w:headerReference w:type="first" r:id="rId48"/>
      <w:footerReference w:type="first" r:id="rId49"/>
      <w:pgSz w:w="12240" w:h="15840" w:code="1"/>
      <w:pgMar w:top="1440" w:right="1080" w:bottom="1080" w:left="1800" w:header="720" w:footer="50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56F" w:rsidRDefault="001E156F">
      <w:r>
        <w:separator/>
      </w:r>
    </w:p>
    <w:p w:rsidR="001E156F" w:rsidRDefault="001E156F"/>
  </w:endnote>
  <w:endnote w:type="continuationSeparator" w:id="0">
    <w:p w:rsidR="001E156F" w:rsidRDefault="001E156F">
      <w:r>
        <w:continuationSeparator/>
      </w:r>
    </w:p>
    <w:p w:rsidR="001E156F" w:rsidRDefault="001E15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RWPalladioL-Rom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pPr>
      <w:pStyle w:val="Footer"/>
      <w:jc w:val="center"/>
    </w:pPr>
  </w:p>
  <w:p w:rsidR="00653EA0" w:rsidRDefault="00653EA0" w:rsidP="006F042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pPr>
      <w:pStyle w:val="Footer"/>
      <w:jc w:val="center"/>
    </w:pPr>
    <w:r>
      <w:fldChar w:fldCharType="begin"/>
    </w:r>
    <w:r>
      <w:instrText xml:space="preserve"> PAGE   \* MERGEFORMAT </w:instrText>
    </w:r>
    <w:r>
      <w:fldChar w:fldCharType="separate"/>
    </w:r>
    <w:r w:rsidR="00440E31">
      <w:rPr>
        <w:noProof/>
      </w:rPr>
      <w:t>1</w:t>
    </w:r>
    <w:r>
      <w:rPr>
        <w:noProof/>
      </w:rPr>
      <w:fldChar w:fldCharType="end"/>
    </w:r>
  </w:p>
  <w:p w:rsidR="00653EA0" w:rsidRDefault="00653EA0" w:rsidP="006F04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pPr>
      <w:pStyle w:val="Footer"/>
      <w:jc w:val="center"/>
    </w:pPr>
  </w:p>
  <w:p w:rsidR="00653EA0" w:rsidRDefault="00653EA0" w:rsidP="006F042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pPr>
      <w:pStyle w:val="Footer"/>
      <w:jc w:val="center"/>
    </w:pPr>
    <w:r>
      <w:fldChar w:fldCharType="begin"/>
    </w:r>
    <w:r>
      <w:instrText xml:space="preserve"> PAGE   \* MERGEFORMAT </w:instrText>
    </w:r>
    <w:r>
      <w:fldChar w:fldCharType="separate"/>
    </w:r>
    <w:r>
      <w:rPr>
        <w:noProof/>
      </w:rPr>
      <w:t>1</w:t>
    </w:r>
    <w:r>
      <w:rPr>
        <w:noProof/>
      </w:rPr>
      <w:fldChar w:fldCharType="end"/>
    </w:r>
  </w:p>
  <w:p w:rsidR="00653EA0" w:rsidRDefault="00653EA0" w:rsidP="006F042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pPr>
      <w:pStyle w:val="Footer"/>
      <w:jc w:val="center"/>
    </w:pPr>
  </w:p>
  <w:p w:rsidR="00653EA0" w:rsidRDefault="00653EA0" w:rsidP="006F0425">
    <w:pPr>
      <w:pStyle w:val="Footer"/>
      <w:jc w:val="center"/>
    </w:pPr>
  </w:p>
  <w:p w:rsidR="00653EA0" w:rsidRDefault="00653EA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56F" w:rsidRDefault="001E156F">
      <w:r>
        <w:separator/>
      </w:r>
    </w:p>
  </w:footnote>
  <w:footnote w:type="continuationSeparator" w:id="0">
    <w:p w:rsidR="001E156F" w:rsidRDefault="001E156F">
      <w:r>
        <w:continuationSeparator/>
      </w:r>
    </w:p>
    <w:p w:rsidR="001E156F" w:rsidRDefault="001E156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rsidP="00FF43D4">
    <w:pPr>
      <w:framePr w:wrap="around" w:vAnchor="text" w:hAnchor="margin" w:xAlign="right" w:y="1"/>
    </w:pPr>
    <w:r>
      <w:fldChar w:fldCharType="begin"/>
    </w:r>
    <w:r>
      <w:instrText xml:space="preserve">PAGE  </w:instrText>
    </w:r>
    <w:r>
      <w:fldChar w:fldCharType="end"/>
    </w:r>
  </w:p>
  <w:p w:rsidR="00653EA0" w:rsidRDefault="00653EA0" w:rsidP="00FF43D4">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rsidP="00FF43D4">
    <w:pPr>
      <w:framePr w:wrap="around" w:vAnchor="text" w:hAnchor="margin" w:xAlign="right" w:y="1"/>
    </w:pPr>
  </w:p>
  <w:p w:rsidR="00653EA0" w:rsidRDefault="00653EA0" w:rsidP="0006206A">
    <w:pPr>
      <w:tabs>
        <w:tab w:val="right" w:pos="9288"/>
      </w:tabs>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rsidP="00FF43D4">
    <w:pPr>
      <w:framePr w:wrap="around" w:vAnchor="text" w:hAnchor="margin" w:xAlign="right" w:y="1"/>
    </w:pPr>
    <w:r>
      <w:fldChar w:fldCharType="begin"/>
    </w:r>
    <w:r>
      <w:instrText xml:space="preserve">PAGE  </w:instrText>
    </w:r>
    <w:r>
      <w:fldChar w:fldCharType="end"/>
    </w:r>
  </w:p>
  <w:p w:rsidR="00653EA0" w:rsidRDefault="00653EA0" w:rsidP="00FF43D4">
    <w:pPr>
      <w:ind w:right="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rsidP="00FF43D4">
    <w:pPr>
      <w:framePr w:wrap="around" w:vAnchor="text" w:hAnchor="margin" w:xAlign="right" w:y="1"/>
    </w:pPr>
  </w:p>
  <w:p w:rsidR="00653EA0" w:rsidRDefault="00653EA0" w:rsidP="0006206A">
    <w:pPr>
      <w:tabs>
        <w:tab w:val="right" w:pos="9288"/>
      </w:tabs>
      <w:ind w:right="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rsidP="00FF43D4">
    <w:pPr>
      <w:framePr w:wrap="around" w:vAnchor="text" w:hAnchor="margin" w:xAlign="right" w:y="1"/>
    </w:pPr>
    <w:r>
      <w:fldChar w:fldCharType="begin"/>
    </w:r>
    <w:r>
      <w:instrText xml:space="preserve">PAGE  </w:instrText>
    </w:r>
    <w:r>
      <w:fldChar w:fldCharType="end"/>
    </w:r>
  </w:p>
  <w:p w:rsidR="00653EA0" w:rsidRDefault="00653EA0" w:rsidP="00FF43D4">
    <w:pPr>
      <w:ind w:right="360"/>
    </w:pPr>
  </w:p>
  <w:p w:rsidR="00653EA0" w:rsidRDefault="00653EA0"/>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rsidP="00FF43D4">
    <w:pPr>
      <w:framePr w:wrap="around" w:vAnchor="text" w:hAnchor="margin" w:xAlign="right" w:y="1"/>
    </w:pPr>
  </w:p>
  <w:p w:rsidR="00653EA0" w:rsidRDefault="00653EA0" w:rsidP="0006206A">
    <w:pPr>
      <w:tabs>
        <w:tab w:val="right" w:pos="9288"/>
      </w:tabs>
      <w:ind w:right="360"/>
    </w:pPr>
  </w:p>
  <w:p w:rsidR="00653EA0" w:rsidRDefault="00653EA0"/>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3EA0" w:rsidRDefault="00653EA0">
    <w:r>
      <w:tab/>
    </w:r>
    <w:r>
      <w:fldChar w:fldCharType="begin"/>
    </w:r>
    <w:r>
      <w:instrText xml:space="preserve"> PAGE </w:instrText>
    </w:r>
    <w:r>
      <w:fldChar w:fldCharType="separate"/>
    </w:r>
    <w:r>
      <w:rPr>
        <w:noProof/>
      </w:rPr>
      <w:t>1</w:t>
    </w:r>
    <w:r>
      <w:fldChar w:fldCharType="end"/>
    </w:r>
  </w:p>
  <w:p w:rsidR="00653EA0" w:rsidRDefault="00653EA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0029C"/>
    <w:multiLevelType w:val="hybridMultilevel"/>
    <w:tmpl w:val="790C4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01D8A"/>
    <w:multiLevelType w:val="hybridMultilevel"/>
    <w:tmpl w:val="AC42F3D0"/>
    <w:lvl w:ilvl="0" w:tplc="23CE0D38">
      <w:start w:val="1"/>
      <w:numFmt w:val="bullet"/>
      <w:pStyle w:val="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6B561F"/>
    <w:multiLevelType w:val="hybridMultilevel"/>
    <w:tmpl w:val="A0CC199C"/>
    <w:lvl w:ilvl="0" w:tplc="5A8C0024">
      <w:numFmt w:val="bullet"/>
      <w:lvlText w:val="-"/>
      <w:lvlJc w:val="left"/>
      <w:pPr>
        <w:ind w:left="720" w:hanging="360"/>
      </w:pPr>
      <w:rPr>
        <w:rFonts w:ascii="URWPalladioL-Roma" w:eastAsia="Times New Roman" w:hAnsi="URWPalladioL-Roma" w:cs="URWPalladioL-R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55397"/>
    <w:multiLevelType w:val="hybridMultilevel"/>
    <w:tmpl w:val="0F66FE18"/>
    <w:lvl w:ilvl="0" w:tplc="203852CE">
      <w:start w:val="1"/>
      <w:numFmt w:val="bullet"/>
      <w:pStyle w:val="ListBullet4"/>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4" w15:restartNumberingAfterBreak="0">
    <w:nsid w:val="0DD14EC6"/>
    <w:multiLevelType w:val="hybridMultilevel"/>
    <w:tmpl w:val="7B5A89D8"/>
    <w:lvl w:ilvl="0" w:tplc="A282CC5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7584"/>
    <w:multiLevelType w:val="hybridMultilevel"/>
    <w:tmpl w:val="1784A05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A1784"/>
    <w:multiLevelType w:val="hybridMultilevel"/>
    <w:tmpl w:val="B25861CA"/>
    <w:lvl w:ilvl="0" w:tplc="DC345842">
      <w:start w:val="1"/>
      <w:numFmt w:val="bullet"/>
      <w:pStyle w:val="ListBullet2"/>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14F070AC"/>
    <w:multiLevelType w:val="hybridMultilevel"/>
    <w:tmpl w:val="AD8EBB5A"/>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3412C"/>
    <w:multiLevelType w:val="hybridMultilevel"/>
    <w:tmpl w:val="70723D2C"/>
    <w:lvl w:ilvl="0" w:tplc="16C623F4">
      <w:start w:val="1"/>
      <w:numFmt w:val="bullet"/>
      <w:pStyle w:val="ListBullet3"/>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18540A0D"/>
    <w:multiLevelType w:val="hybridMultilevel"/>
    <w:tmpl w:val="2A2C57E2"/>
    <w:lvl w:ilvl="0" w:tplc="2D98A902">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F20DA"/>
    <w:multiLevelType w:val="hybridMultilevel"/>
    <w:tmpl w:val="FDE257C6"/>
    <w:lvl w:ilvl="0" w:tplc="F26015D0">
      <w:start w:val="1"/>
      <w:numFmt w:val="bullet"/>
      <w:pStyle w:val="ListBullet5"/>
      <w:lvlText w:val=""/>
      <w:lvlJc w:val="left"/>
      <w:pPr>
        <w:tabs>
          <w:tab w:val="num" w:pos="2088"/>
        </w:tabs>
        <w:ind w:left="2088" w:hanging="360"/>
      </w:pPr>
      <w:rPr>
        <w:rFonts w:ascii="Symbol" w:hAnsi="Symbol" w:hint="default"/>
      </w:rPr>
    </w:lvl>
    <w:lvl w:ilvl="1" w:tplc="04090003" w:tentative="1">
      <w:start w:val="1"/>
      <w:numFmt w:val="bullet"/>
      <w:lvlText w:val="o"/>
      <w:lvlJc w:val="left"/>
      <w:pPr>
        <w:tabs>
          <w:tab w:val="num" w:pos="2808"/>
        </w:tabs>
        <w:ind w:left="2808" w:hanging="360"/>
      </w:pPr>
      <w:rPr>
        <w:rFonts w:ascii="Courier New" w:hAnsi="Courier New" w:cs="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cs="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cs="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11" w15:restartNumberingAfterBreak="0">
    <w:nsid w:val="24D52E57"/>
    <w:multiLevelType w:val="hybridMultilevel"/>
    <w:tmpl w:val="1B529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86C52"/>
    <w:multiLevelType w:val="multilevel"/>
    <w:tmpl w:val="47EA3AA6"/>
    <w:lvl w:ilvl="0">
      <w:start w:val="1"/>
      <w:numFmt w:val="decimal"/>
      <w:pStyle w:val="chapternum"/>
      <w:isLgl/>
      <w:suff w:val="space"/>
      <w:lvlText w:val="Chapter %1"/>
      <w:lvlJc w:val="left"/>
      <w:pPr>
        <w:ind w:left="0" w:firstLine="0"/>
      </w:pPr>
      <w:rPr>
        <w:rFonts w:ascii="Arial" w:hAnsi="Arial" w:hint="default"/>
        <w:b w:val="0"/>
        <w:i w:val="0"/>
        <w:sz w:val="32"/>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F7B3432"/>
    <w:multiLevelType w:val="multilevel"/>
    <w:tmpl w:val="331AFC6A"/>
    <w:lvl w:ilvl="0">
      <w:start w:val="1"/>
      <w:numFmt w:val="decimal"/>
      <w:pStyle w:val="Heading1"/>
      <w:lvlText w:val="%1"/>
      <w:lvlJc w:val="left"/>
      <w:pPr>
        <w:tabs>
          <w:tab w:val="num" w:pos="-2700"/>
        </w:tabs>
        <w:ind w:left="-2700" w:hanging="720"/>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700"/>
        </w:tabs>
        <w:ind w:left="-2700" w:hanging="720"/>
      </w:pPr>
      <w:rPr>
        <w:rFonts w:ascii="Arial" w:hAnsi="Arial" w:hint="default"/>
        <w:b w:val="0"/>
        <w:i w:val="0"/>
        <w:sz w:val="32"/>
        <w:szCs w:val="32"/>
      </w:rPr>
    </w:lvl>
    <w:lvl w:ilvl="2">
      <w:start w:val="1"/>
      <w:numFmt w:val="decimal"/>
      <w:pStyle w:val="Heading3"/>
      <w:lvlText w:val="%1.%2.%3"/>
      <w:lvlJc w:val="left"/>
      <w:pPr>
        <w:tabs>
          <w:tab w:val="num" w:pos="-2700"/>
        </w:tabs>
        <w:ind w:left="-2700" w:hanging="720"/>
      </w:pPr>
      <w:rPr>
        <w:rFonts w:ascii="Arial" w:hAnsi="Arial" w:hint="default"/>
        <w:b w:val="0"/>
        <w:i w:val="0"/>
        <w:sz w:val="28"/>
        <w:szCs w:val="28"/>
      </w:rPr>
    </w:lvl>
    <w:lvl w:ilvl="3">
      <w:start w:val="1"/>
      <w:numFmt w:val="decimal"/>
      <w:pStyle w:val="Heading4"/>
      <w:lvlText w:val="%1.%2.%3.%4"/>
      <w:lvlJc w:val="left"/>
      <w:pPr>
        <w:tabs>
          <w:tab w:val="num" w:pos="-1980"/>
        </w:tabs>
        <w:ind w:left="-1980" w:hanging="1080"/>
      </w:pPr>
      <w:rPr>
        <w:rFonts w:ascii="Arial" w:hAnsi="Arial" w:hint="default"/>
        <w:b w:val="0"/>
        <w:i w:val="0"/>
        <w:sz w:val="28"/>
        <w:szCs w:val="28"/>
      </w:rPr>
    </w:lvl>
    <w:lvl w:ilvl="4">
      <w:start w:val="1"/>
      <w:numFmt w:val="decimal"/>
      <w:pStyle w:val="Heading5"/>
      <w:lvlText w:val="%1.%2.%3.%4.%5"/>
      <w:lvlJc w:val="left"/>
      <w:pPr>
        <w:tabs>
          <w:tab w:val="num" w:pos="180"/>
        </w:tabs>
        <w:ind w:left="180" w:hanging="1080"/>
      </w:pPr>
      <w:rPr>
        <w:rFonts w:hint="default"/>
      </w:rPr>
    </w:lvl>
    <w:lvl w:ilvl="5">
      <w:start w:val="1"/>
      <w:numFmt w:val="decimal"/>
      <w:pStyle w:val="Heading6"/>
      <w:lvlText w:val="%1.%2.%3.%4.%5.%6"/>
      <w:lvlJc w:val="left"/>
      <w:pPr>
        <w:tabs>
          <w:tab w:val="num" w:pos="540"/>
        </w:tabs>
        <w:ind w:left="396" w:hanging="936"/>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tabs>
          <w:tab w:val="num" w:pos="1260"/>
        </w:tabs>
        <w:ind w:left="900" w:hanging="1080"/>
      </w:pPr>
      <w:rPr>
        <w:rFonts w:hint="default"/>
      </w:rPr>
    </w:lvl>
    <w:lvl w:ilvl="7">
      <w:start w:val="1"/>
      <w:numFmt w:val="decimal"/>
      <w:pStyle w:val="Heading8"/>
      <w:lvlText w:val="%1.%2.%3.%4.%5.%6.%7.%8"/>
      <w:lvlJc w:val="left"/>
      <w:pPr>
        <w:tabs>
          <w:tab w:val="num" w:pos="1620"/>
        </w:tabs>
        <w:ind w:left="1404" w:hanging="122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Heading9"/>
      <w:lvlText w:val="%1.%2.%3.%4.%5.%6.%7.%8.%9"/>
      <w:lvlJc w:val="left"/>
      <w:pPr>
        <w:tabs>
          <w:tab w:val="num" w:pos="2340"/>
        </w:tabs>
        <w:ind w:left="1980" w:hanging="1440"/>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4" w15:restartNumberingAfterBreak="0">
    <w:nsid w:val="31926CE9"/>
    <w:multiLevelType w:val="hybridMultilevel"/>
    <w:tmpl w:val="014AE5B6"/>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CAF51F1"/>
    <w:multiLevelType w:val="hybridMultilevel"/>
    <w:tmpl w:val="7B365AC2"/>
    <w:lvl w:ilvl="0" w:tplc="D676FAF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371F2"/>
    <w:multiLevelType w:val="hybridMultilevel"/>
    <w:tmpl w:val="BC48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E5405C"/>
    <w:multiLevelType w:val="hybridMultilevel"/>
    <w:tmpl w:val="5F42F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BE4DE9"/>
    <w:multiLevelType w:val="hybridMultilevel"/>
    <w:tmpl w:val="79B20B4A"/>
    <w:lvl w:ilvl="0" w:tplc="7E60CB88">
      <w:start w:val="1"/>
      <w:numFmt w:val="decimal"/>
      <w:pStyle w:val="List5"/>
      <w:lvlText w:val="%1."/>
      <w:lvlJc w:val="left"/>
      <w:pPr>
        <w:tabs>
          <w:tab w:val="num" w:pos="1980"/>
        </w:tabs>
        <w:ind w:left="1980" w:hanging="360"/>
      </w:pPr>
      <w:rPr>
        <w:rFonts w:hint="default"/>
      </w:rPr>
    </w:lvl>
    <w:lvl w:ilvl="1" w:tplc="04090019" w:tentative="1">
      <w:start w:val="1"/>
      <w:numFmt w:val="lowerLetter"/>
      <w:lvlText w:val="%2."/>
      <w:lvlJc w:val="left"/>
      <w:pPr>
        <w:tabs>
          <w:tab w:val="num" w:pos="2777"/>
        </w:tabs>
        <w:ind w:left="2777" w:hanging="360"/>
      </w:pPr>
    </w:lvl>
    <w:lvl w:ilvl="2" w:tplc="0409001B" w:tentative="1">
      <w:start w:val="1"/>
      <w:numFmt w:val="lowerRoman"/>
      <w:lvlText w:val="%3."/>
      <w:lvlJc w:val="right"/>
      <w:pPr>
        <w:tabs>
          <w:tab w:val="num" w:pos="3497"/>
        </w:tabs>
        <w:ind w:left="3497" w:hanging="180"/>
      </w:pPr>
    </w:lvl>
    <w:lvl w:ilvl="3" w:tplc="0409000F" w:tentative="1">
      <w:start w:val="1"/>
      <w:numFmt w:val="decimal"/>
      <w:lvlText w:val="%4."/>
      <w:lvlJc w:val="left"/>
      <w:pPr>
        <w:tabs>
          <w:tab w:val="num" w:pos="4217"/>
        </w:tabs>
        <w:ind w:left="4217" w:hanging="360"/>
      </w:pPr>
    </w:lvl>
    <w:lvl w:ilvl="4" w:tplc="04090019" w:tentative="1">
      <w:start w:val="1"/>
      <w:numFmt w:val="lowerLetter"/>
      <w:lvlText w:val="%5."/>
      <w:lvlJc w:val="left"/>
      <w:pPr>
        <w:tabs>
          <w:tab w:val="num" w:pos="4937"/>
        </w:tabs>
        <w:ind w:left="4937" w:hanging="360"/>
      </w:pPr>
    </w:lvl>
    <w:lvl w:ilvl="5" w:tplc="0409001B" w:tentative="1">
      <w:start w:val="1"/>
      <w:numFmt w:val="lowerRoman"/>
      <w:lvlText w:val="%6."/>
      <w:lvlJc w:val="right"/>
      <w:pPr>
        <w:tabs>
          <w:tab w:val="num" w:pos="5657"/>
        </w:tabs>
        <w:ind w:left="5657" w:hanging="180"/>
      </w:pPr>
    </w:lvl>
    <w:lvl w:ilvl="6" w:tplc="0409000F" w:tentative="1">
      <w:start w:val="1"/>
      <w:numFmt w:val="decimal"/>
      <w:lvlText w:val="%7."/>
      <w:lvlJc w:val="left"/>
      <w:pPr>
        <w:tabs>
          <w:tab w:val="num" w:pos="6377"/>
        </w:tabs>
        <w:ind w:left="6377" w:hanging="360"/>
      </w:pPr>
    </w:lvl>
    <w:lvl w:ilvl="7" w:tplc="04090019" w:tentative="1">
      <w:start w:val="1"/>
      <w:numFmt w:val="lowerLetter"/>
      <w:lvlText w:val="%8."/>
      <w:lvlJc w:val="left"/>
      <w:pPr>
        <w:tabs>
          <w:tab w:val="num" w:pos="7097"/>
        </w:tabs>
        <w:ind w:left="7097" w:hanging="360"/>
      </w:pPr>
    </w:lvl>
    <w:lvl w:ilvl="8" w:tplc="0409001B" w:tentative="1">
      <w:start w:val="1"/>
      <w:numFmt w:val="lowerRoman"/>
      <w:lvlText w:val="%9."/>
      <w:lvlJc w:val="right"/>
      <w:pPr>
        <w:tabs>
          <w:tab w:val="num" w:pos="7817"/>
        </w:tabs>
        <w:ind w:left="7817" w:hanging="180"/>
      </w:pPr>
    </w:lvl>
  </w:abstractNum>
  <w:abstractNum w:abstractNumId="20" w15:restartNumberingAfterBreak="0">
    <w:nsid w:val="4D8C2AD6"/>
    <w:multiLevelType w:val="hybridMultilevel"/>
    <w:tmpl w:val="0B6449BE"/>
    <w:lvl w:ilvl="0" w:tplc="5A8C0024">
      <w:numFmt w:val="bullet"/>
      <w:lvlText w:val="-"/>
      <w:lvlJc w:val="left"/>
      <w:pPr>
        <w:ind w:left="720" w:hanging="360"/>
      </w:pPr>
      <w:rPr>
        <w:rFonts w:ascii="URWPalladioL-Roma" w:eastAsia="Times New Roman" w:hAnsi="URWPalladioL-Roma" w:cs="URWPalladioL-R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FE7FBB"/>
    <w:multiLevelType w:val="hybridMultilevel"/>
    <w:tmpl w:val="D8D89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3E2FA3"/>
    <w:multiLevelType w:val="hybridMultilevel"/>
    <w:tmpl w:val="5E60E894"/>
    <w:lvl w:ilvl="0" w:tplc="5A8C0024">
      <w:numFmt w:val="bullet"/>
      <w:lvlText w:val="-"/>
      <w:lvlJc w:val="left"/>
      <w:pPr>
        <w:ind w:left="720" w:hanging="360"/>
      </w:pPr>
      <w:rPr>
        <w:rFonts w:ascii="URWPalladioL-Roma" w:eastAsia="Times New Roman" w:hAnsi="URWPalladioL-Roma" w:cs="URWPalladioL-R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4A2C54"/>
    <w:multiLevelType w:val="multilevel"/>
    <w:tmpl w:val="7FC40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0B4043"/>
    <w:multiLevelType w:val="hybridMultilevel"/>
    <w:tmpl w:val="62968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64564F"/>
    <w:multiLevelType w:val="hybridMultilevel"/>
    <w:tmpl w:val="15CCB4E4"/>
    <w:lvl w:ilvl="0" w:tplc="1FB270E6">
      <w:start w:val="1"/>
      <w:numFmt w:val="decimal"/>
      <w:pStyle w:val="List2"/>
      <w:lvlText w:val="%1."/>
      <w:lvlJc w:val="left"/>
      <w:pPr>
        <w:tabs>
          <w:tab w:val="num" w:pos="931"/>
        </w:tabs>
        <w:ind w:left="931" w:hanging="360"/>
      </w:pPr>
      <w:rPr>
        <w:rFonts w:hint="default"/>
      </w:r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26" w15:restartNumberingAfterBreak="0">
    <w:nsid w:val="73740059"/>
    <w:multiLevelType w:val="multilevel"/>
    <w:tmpl w:val="888CC8FC"/>
    <w:lvl w:ilvl="0">
      <w:start w:val="1"/>
      <w:numFmt w:val="decimal"/>
      <w:pStyle w:val="List3"/>
      <w:lvlText w:val="%1."/>
      <w:lvlJc w:val="left"/>
      <w:pPr>
        <w:tabs>
          <w:tab w:val="num" w:pos="1291"/>
        </w:tabs>
        <w:ind w:left="1291" w:hanging="360"/>
      </w:pPr>
      <w:rPr>
        <w:rFonts w:hint="default"/>
        <w:b w:val="0"/>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651"/>
        </w:tabs>
        <w:ind w:left="1651" w:hanging="720"/>
      </w:pPr>
      <w:rPr>
        <w:rFonts w:ascii="Times New Roman" w:hAnsi="Times New Roman" w:hint="default"/>
        <w:b w:val="0"/>
        <w:i w:val="0"/>
        <w:sz w:val="24"/>
        <w:szCs w:val="24"/>
      </w:rPr>
    </w:lvl>
    <w:lvl w:ilvl="2">
      <w:start w:val="1"/>
      <w:numFmt w:val="decimal"/>
      <w:lvlText w:val="%1.%2.%3"/>
      <w:lvlJc w:val="left"/>
      <w:pPr>
        <w:tabs>
          <w:tab w:val="num" w:pos="1651"/>
        </w:tabs>
        <w:ind w:left="1651" w:hanging="720"/>
      </w:pPr>
      <w:rPr>
        <w:rFonts w:ascii="Arial" w:hAnsi="Arial" w:hint="default"/>
        <w:b w:val="0"/>
        <w:i w:val="0"/>
        <w:sz w:val="28"/>
        <w:szCs w:val="28"/>
      </w:rPr>
    </w:lvl>
    <w:lvl w:ilvl="3">
      <w:start w:val="1"/>
      <w:numFmt w:val="decimal"/>
      <w:lvlText w:val="%1.%2.%3.%4"/>
      <w:lvlJc w:val="left"/>
      <w:pPr>
        <w:tabs>
          <w:tab w:val="num" w:pos="2371"/>
        </w:tabs>
        <w:ind w:left="2371" w:hanging="1080"/>
      </w:pPr>
      <w:rPr>
        <w:rFonts w:ascii="Arial" w:hAnsi="Arial" w:hint="default"/>
        <w:b w:val="0"/>
        <w:i w:val="0"/>
        <w:sz w:val="28"/>
        <w:szCs w:val="28"/>
      </w:rPr>
    </w:lvl>
    <w:lvl w:ilvl="4">
      <w:start w:val="1"/>
      <w:numFmt w:val="decimal"/>
      <w:lvlText w:val="%1.%2.%3.%4.%5"/>
      <w:lvlJc w:val="left"/>
      <w:pPr>
        <w:tabs>
          <w:tab w:val="num" w:pos="4531"/>
        </w:tabs>
        <w:ind w:left="4531" w:hanging="1080"/>
      </w:pPr>
      <w:rPr>
        <w:rFonts w:hint="default"/>
      </w:rPr>
    </w:lvl>
    <w:lvl w:ilvl="5">
      <w:start w:val="1"/>
      <w:numFmt w:val="decimal"/>
      <w:lvlText w:val="%1.%2.%3.%4.%5.%6"/>
      <w:lvlJc w:val="left"/>
      <w:pPr>
        <w:tabs>
          <w:tab w:val="num" w:pos="4891"/>
        </w:tabs>
        <w:ind w:left="4747" w:hanging="936"/>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5611"/>
        </w:tabs>
        <w:ind w:left="5251" w:hanging="1080"/>
      </w:pPr>
      <w:rPr>
        <w:rFonts w:hint="default"/>
      </w:rPr>
    </w:lvl>
    <w:lvl w:ilvl="7">
      <w:start w:val="1"/>
      <w:numFmt w:val="decimal"/>
      <w:lvlText w:val="%1.%2.%3.%4.%5.%6.%7.%8"/>
      <w:lvlJc w:val="left"/>
      <w:pPr>
        <w:tabs>
          <w:tab w:val="num" w:pos="5971"/>
        </w:tabs>
        <w:ind w:left="5755" w:hanging="1224"/>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6691"/>
        </w:tabs>
        <w:ind w:left="6331" w:hanging="1440"/>
      </w:pPr>
      <w:rPr>
        <w:rFonts w:ascii="Arial" w:hAnsi="Arial" w:cs="Times New Roman" w:hint="default"/>
        <w:b w:val="0"/>
        <w:bCs w:val="0"/>
        <w:i w:val="0"/>
        <w:iCs w:val="0"/>
        <w: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75D95D6C"/>
    <w:multiLevelType w:val="hybridMultilevel"/>
    <w:tmpl w:val="A1E2F034"/>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65055A"/>
    <w:multiLevelType w:val="hybridMultilevel"/>
    <w:tmpl w:val="93828888"/>
    <w:lvl w:ilvl="0" w:tplc="4166734A">
      <w:start w:val="1"/>
      <w:numFmt w:val="decimal"/>
      <w:pStyle w:val="List"/>
      <w:lvlText w:val="%1."/>
      <w:lvlJc w:val="left"/>
      <w:pPr>
        <w:tabs>
          <w:tab w:val="num" w:pos="1291"/>
        </w:tabs>
        <w:ind w:left="1291"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98C523C"/>
    <w:multiLevelType w:val="hybridMultilevel"/>
    <w:tmpl w:val="16040F5C"/>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4A2B44"/>
    <w:multiLevelType w:val="hybridMultilevel"/>
    <w:tmpl w:val="20FA5C4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A62CF2"/>
    <w:multiLevelType w:val="hybridMultilevel"/>
    <w:tmpl w:val="E06ACF7E"/>
    <w:lvl w:ilvl="0" w:tplc="D20A5836">
      <w:start w:val="1"/>
      <w:numFmt w:val="decimal"/>
      <w:pStyle w:val="List4"/>
      <w:lvlText w:val="%1."/>
      <w:lvlJc w:val="left"/>
      <w:pPr>
        <w:tabs>
          <w:tab w:val="num" w:pos="1651"/>
        </w:tabs>
        <w:ind w:left="1651" w:hanging="360"/>
      </w:pPr>
      <w:rPr>
        <w:rFonts w:hint="default"/>
      </w:rPr>
    </w:lvl>
    <w:lvl w:ilvl="1" w:tplc="04090019" w:tentative="1">
      <w:start w:val="1"/>
      <w:numFmt w:val="lowerLetter"/>
      <w:lvlText w:val="%2."/>
      <w:lvlJc w:val="left"/>
      <w:pPr>
        <w:tabs>
          <w:tab w:val="num" w:pos="2448"/>
        </w:tabs>
        <w:ind w:left="2448" w:hanging="360"/>
      </w:pPr>
    </w:lvl>
    <w:lvl w:ilvl="2" w:tplc="0409001B" w:tentative="1">
      <w:start w:val="1"/>
      <w:numFmt w:val="lowerRoman"/>
      <w:lvlText w:val="%3."/>
      <w:lvlJc w:val="right"/>
      <w:pPr>
        <w:tabs>
          <w:tab w:val="num" w:pos="3168"/>
        </w:tabs>
        <w:ind w:left="3168" w:hanging="180"/>
      </w:pPr>
    </w:lvl>
    <w:lvl w:ilvl="3" w:tplc="0409000F" w:tentative="1">
      <w:start w:val="1"/>
      <w:numFmt w:val="decimal"/>
      <w:lvlText w:val="%4."/>
      <w:lvlJc w:val="left"/>
      <w:pPr>
        <w:tabs>
          <w:tab w:val="num" w:pos="3888"/>
        </w:tabs>
        <w:ind w:left="3888" w:hanging="360"/>
      </w:pPr>
    </w:lvl>
    <w:lvl w:ilvl="4" w:tplc="04090019" w:tentative="1">
      <w:start w:val="1"/>
      <w:numFmt w:val="lowerLetter"/>
      <w:lvlText w:val="%5."/>
      <w:lvlJc w:val="left"/>
      <w:pPr>
        <w:tabs>
          <w:tab w:val="num" w:pos="4608"/>
        </w:tabs>
        <w:ind w:left="4608" w:hanging="360"/>
      </w:pPr>
    </w:lvl>
    <w:lvl w:ilvl="5" w:tplc="0409001B" w:tentative="1">
      <w:start w:val="1"/>
      <w:numFmt w:val="lowerRoman"/>
      <w:lvlText w:val="%6."/>
      <w:lvlJc w:val="right"/>
      <w:pPr>
        <w:tabs>
          <w:tab w:val="num" w:pos="5328"/>
        </w:tabs>
        <w:ind w:left="5328" w:hanging="180"/>
      </w:pPr>
    </w:lvl>
    <w:lvl w:ilvl="6" w:tplc="0409000F" w:tentative="1">
      <w:start w:val="1"/>
      <w:numFmt w:val="decimal"/>
      <w:lvlText w:val="%7."/>
      <w:lvlJc w:val="left"/>
      <w:pPr>
        <w:tabs>
          <w:tab w:val="num" w:pos="6048"/>
        </w:tabs>
        <w:ind w:left="6048" w:hanging="360"/>
      </w:pPr>
    </w:lvl>
    <w:lvl w:ilvl="7" w:tplc="04090019" w:tentative="1">
      <w:start w:val="1"/>
      <w:numFmt w:val="lowerLetter"/>
      <w:lvlText w:val="%8."/>
      <w:lvlJc w:val="left"/>
      <w:pPr>
        <w:tabs>
          <w:tab w:val="num" w:pos="6768"/>
        </w:tabs>
        <w:ind w:left="6768" w:hanging="360"/>
      </w:pPr>
    </w:lvl>
    <w:lvl w:ilvl="8" w:tplc="0409001B" w:tentative="1">
      <w:start w:val="1"/>
      <w:numFmt w:val="lowerRoman"/>
      <w:lvlText w:val="%9."/>
      <w:lvlJc w:val="right"/>
      <w:pPr>
        <w:tabs>
          <w:tab w:val="num" w:pos="7488"/>
        </w:tabs>
        <w:ind w:left="7488" w:hanging="180"/>
      </w:pPr>
    </w:lvl>
  </w:abstractNum>
  <w:abstractNum w:abstractNumId="32" w15:restartNumberingAfterBreak="0">
    <w:nsid w:val="7DE63906"/>
    <w:multiLevelType w:val="hybridMultilevel"/>
    <w:tmpl w:val="ABC41CF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6"/>
  </w:num>
  <w:num w:numId="4">
    <w:abstractNumId w:val="8"/>
  </w:num>
  <w:num w:numId="5">
    <w:abstractNumId w:val="3"/>
  </w:num>
  <w:num w:numId="6">
    <w:abstractNumId w:val="10"/>
  </w:num>
  <w:num w:numId="7">
    <w:abstractNumId w:val="25"/>
  </w:num>
  <w:num w:numId="8">
    <w:abstractNumId w:val="26"/>
  </w:num>
  <w:num w:numId="9">
    <w:abstractNumId w:val="31"/>
  </w:num>
  <w:num w:numId="10">
    <w:abstractNumId w:val="19"/>
  </w:num>
  <w:num w:numId="11">
    <w:abstractNumId w:val="28"/>
  </w:num>
  <w:num w:numId="12">
    <w:abstractNumId w:val="1"/>
  </w:num>
  <w:num w:numId="13">
    <w:abstractNumId w:val="12"/>
  </w:num>
  <w:num w:numId="14">
    <w:abstractNumId w:val="9"/>
  </w:num>
  <w:num w:numId="15">
    <w:abstractNumId w:val="2"/>
  </w:num>
  <w:num w:numId="16">
    <w:abstractNumId w:val="11"/>
  </w:num>
  <w:num w:numId="17">
    <w:abstractNumId w:val="13"/>
  </w:num>
  <w:num w:numId="18">
    <w:abstractNumId w:val="13"/>
  </w:num>
  <w:num w:numId="19">
    <w:abstractNumId w:val="13"/>
  </w:num>
  <w:num w:numId="20">
    <w:abstractNumId w:val="13"/>
  </w:num>
  <w:num w:numId="21">
    <w:abstractNumId w:val="32"/>
  </w:num>
  <w:num w:numId="22">
    <w:abstractNumId w:val="21"/>
  </w:num>
  <w:num w:numId="23">
    <w:abstractNumId w:val="27"/>
  </w:num>
  <w:num w:numId="24">
    <w:abstractNumId w:val="23"/>
  </w:num>
  <w:num w:numId="25">
    <w:abstractNumId w:val="0"/>
  </w:num>
  <w:num w:numId="26">
    <w:abstractNumId w:val="30"/>
  </w:num>
  <w:num w:numId="27">
    <w:abstractNumId w:val="14"/>
  </w:num>
  <w:num w:numId="28">
    <w:abstractNumId w:val="29"/>
  </w:num>
  <w:num w:numId="29">
    <w:abstractNumId w:val="7"/>
  </w:num>
  <w:num w:numId="30">
    <w:abstractNumId w:val="22"/>
  </w:num>
  <w:num w:numId="31">
    <w:abstractNumId w:val="5"/>
  </w:num>
  <w:num w:numId="32">
    <w:abstractNumId w:val="20"/>
  </w:num>
  <w:num w:numId="33">
    <w:abstractNumId w:val="16"/>
  </w:num>
  <w:num w:numId="34">
    <w:abstractNumId w:val="4"/>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7"/>
  </w:num>
  <w:num w:numId="45">
    <w:abstractNumId w:val="18"/>
  </w:num>
  <w:num w:numId="46">
    <w:abstractNumId w:val="24"/>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zy Nguyen">
    <w15:presenceInfo w15:providerId="Windows Live" w15:userId="f9f804a1d3ea0419"/>
  </w15:person>
  <w15:person w15:author="Phung Khac Toan (FSU1.BU92)">
    <w15:presenceInfo w15:providerId="AD" w15:userId="S-1-5-21-1078879581-106171156-1039276024-50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activeWritingStyle w:appName="MSWord" w:lang="en-US" w:vendorID="64" w:dllVersion="131078"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rawingGridHorizontalSpacing w:val="72"/>
  <w:drawingGridVerticalSpacing w:val="7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517"/>
    <w:rsid w:val="00001D17"/>
    <w:rsid w:val="0000598A"/>
    <w:rsid w:val="0001411C"/>
    <w:rsid w:val="00023055"/>
    <w:rsid w:val="000339A6"/>
    <w:rsid w:val="00035A81"/>
    <w:rsid w:val="0006206A"/>
    <w:rsid w:val="000642A4"/>
    <w:rsid w:val="00064603"/>
    <w:rsid w:val="00066279"/>
    <w:rsid w:val="00084A41"/>
    <w:rsid w:val="000A0C38"/>
    <w:rsid w:val="000A37BD"/>
    <w:rsid w:val="000B1A94"/>
    <w:rsid w:val="000B3144"/>
    <w:rsid w:val="000B397C"/>
    <w:rsid w:val="000B417D"/>
    <w:rsid w:val="000B63A8"/>
    <w:rsid w:val="000D136E"/>
    <w:rsid w:val="000D2CE1"/>
    <w:rsid w:val="000E7E6A"/>
    <w:rsid w:val="000F0E18"/>
    <w:rsid w:val="000F3B5F"/>
    <w:rsid w:val="000F48D7"/>
    <w:rsid w:val="00105994"/>
    <w:rsid w:val="00112168"/>
    <w:rsid w:val="001134DC"/>
    <w:rsid w:val="00136154"/>
    <w:rsid w:val="001444A3"/>
    <w:rsid w:val="00145B5F"/>
    <w:rsid w:val="00161A7D"/>
    <w:rsid w:val="00165AD1"/>
    <w:rsid w:val="00166EA7"/>
    <w:rsid w:val="0016750D"/>
    <w:rsid w:val="00185F1A"/>
    <w:rsid w:val="001A01ED"/>
    <w:rsid w:val="001A3C04"/>
    <w:rsid w:val="001B49DA"/>
    <w:rsid w:val="001B700A"/>
    <w:rsid w:val="001D052F"/>
    <w:rsid w:val="001D05FA"/>
    <w:rsid w:val="001D400A"/>
    <w:rsid w:val="001D5569"/>
    <w:rsid w:val="001E07D8"/>
    <w:rsid w:val="001E156F"/>
    <w:rsid w:val="001E174E"/>
    <w:rsid w:val="001E5999"/>
    <w:rsid w:val="001E6FEA"/>
    <w:rsid w:val="001E7DA0"/>
    <w:rsid w:val="001F3E74"/>
    <w:rsid w:val="001F698C"/>
    <w:rsid w:val="001F738D"/>
    <w:rsid w:val="00200C4C"/>
    <w:rsid w:val="00200F51"/>
    <w:rsid w:val="00202F8A"/>
    <w:rsid w:val="002061FE"/>
    <w:rsid w:val="00207487"/>
    <w:rsid w:val="00207AF1"/>
    <w:rsid w:val="0021636A"/>
    <w:rsid w:val="00221136"/>
    <w:rsid w:val="002214DA"/>
    <w:rsid w:val="00224406"/>
    <w:rsid w:val="00231585"/>
    <w:rsid w:val="002359CA"/>
    <w:rsid w:val="00236154"/>
    <w:rsid w:val="00237985"/>
    <w:rsid w:val="002414C0"/>
    <w:rsid w:val="002441C3"/>
    <w:rsid w:val="0024483B"/>
    <w:rsid w:val="002503B9"/>
    <w:rsid w:val="0025284C"/>
    <w:rsid w:val="002532A2"/>
    <w:rsid w:val="002556F1"/>
    <w:rsid w:val="00261FFB"/>
    <w:rsid w:val="002747BB"/>
    <w:rsid w:val="00276170"/>
    <w:rsid w:val="00277E1C"/>
    <w:rsid w:val="00292FA8"/>
    <w:rsid w:val="00294517"/>
    <w:rsid w:val="00296D81"/>
    <w:rsid w:val="002A13AE"/>
    <w:rsid w:val="002A18DB"/>
    <w:rsid w:val="002A37B9"/>
    <w:rsid w:val="002A3E86"/>
    <w:rsid w:val="002B03BA"/>
    <w:rsid w:val="002B54FF"/>
    <w:rsid w:val="002B6053"/>
    <w:rsid w:val="002C601F"/>
    <w:rsid w:val="002D76BE"/>
    <w:rsid w:val="002E5721"/>
    <w:rsid w:val="002F60F1"/>
    <w:rsid w:val="00307F65"/>
    <w:rsid w:val="00312397"/>
    <w:rsid w:val="003243D1"/>
    <w:rsid w:val="00333509"/>
    <w:rsid w:val="003352CC"/>
    <w:rsid w:val="00336C8C"/>
    <w:rsid w:val="00340581"/>
    <w:rsid w:val="00345B95"/>
    <w:rsid w:val="0034608B"/>
    <w:rsid w:val="00352D12"/>
    <w:rsid w:val="00353418"/>
    <w:rsid w:val="00362AA1"/>
    <w:rsid w:val="0036452A"/>
    <w:rsid w:val="003650C1"/>
    <w:rsid w:val="003652C0"/>
    <w:rsid w:val="0037458B"/>
    <w:rsid w:val="003750D4"/>
    <w:rsid w:val="003864C0"/>
    <w:rsid w:val="00387A15"/>
    <w:rsid w:val="00390BB9"/>
    <w:rsid w:val="003920D1"/>
    <w:rsid w:val="003A3D56"/>
    <w:rsid w:val="003A6137"/>
    <w:rsid w:val="003A6175"/>
    <w:rsid w:val="003A71CB"/>
    <w:rsid w:val="003B28E9"/>
    <w:rsid w:val="003B7093"/>
    <w:rsid w:val="003C0135"/>
    <w:rsid w:val="003C4D04"/>
    <w:rsid w:val="003D0589"/>
    <w:rsid w:val="003D0FB7"/>
    <w:rsid w:val="003D14E3"/>
    <w:rsid w:val="003D16ED"/>
    <w:rsid w:val="003D2155"/>
    <w:rsid w:val="003D719C"/>
    <w:rsid w:val="003E79E2"/>
    <w:rsid w:val="003F10A1"/>
    <w:rsid w:val="003F2467"/>
    <w:rsid w:val="003F2FE3"/>
    <w:rsid w:val="00400510"/>
    <w:rsid w:val="00412250"/>
    <w:rsid w:val="0042087F"/>
    <w:rsid w:val="00422DCB"/>
    <w:rsid w:val="00424E53"/>
    <w:rsid w:val="004351D3"/>
    <w:rsid w:val="00440E31"/>
    <w:rsid w:val="00441116"/>
    <w:rsid w:val="00457131"/>
    <w:rsid w:val="00464208"/>
    <w:rsid w:val="00471032"/>
    <w:rsid w:val="00471070"/>
    <w:rsid w:val="00473CAC"/>
    <w:rsid w:val="0047734F"/>
    <w:rsid w:val="00483392"/>
    <w:rsid w:val="00483BCC"/>
    <w:rsid w:val="0048706B"/>
    <w:rsid w:val="004951F9"/>
    <w:rsid w:val="0049603F"/>
    <w:rsid w:val="00497679"/>
    <w:rsid w:val="004A1AC3"/>
    <w:rsid w:val="004A6C76"/>
    <w:rsid w:val="004B4EC3"/>
    <w:rsid w:val="004B57F1"/>
    <w:rsid w:val="004B7944"/>
    <w:rsid w:val="004C16FD"/>
    <w:rsid w:val="004C4099"/>
    <w:rsid w:val="004C5E8D"/>
    <w:rsid w:val="004D22E0"/>
    <w:rsid w:val="004E536D"/>
    <w:rsid w:val="004F6DE3"/>
    <w:rsid w:val="00502541"/>
    <w:rsid w:val="00502933"/>
    <w:rsid w:val="00511080"/>
    <w:rsid w:val="00514843"/>
    <w:rsid w:val="00517969"/>
    <w:rsid w:val="005204FC"/>
    <w:rsid w:val="00524C8B"/>
    <w:rsid w:val="00530AC4"/>
    <w:rsid w:val="005311F2"/>
    <w:rsid w:val="00531F85"/>
    <w:rsid w:val="005360D9"/>
    <w:rsid w:val="005366D4"/>
    <w:rsid w:val="0053750D"/>
    <w:rsid w:val="00540757"/>
    <w:rsid w:val="00540A3E"/>
    <w:rsid w:val="00542698"/>
    <w:rsid w:val="00544B34"/>
    <w:rsid w:val="00547494"/>
    <w:rsid w:val="00547497"/>
    <w:rsid w:val="005525E8"/>
    <w:rsid w:val="005641ED"/>
    <w:rsid w:val="00572407"/>
    <w:rsid w:val="00583007"/>
    <w:rsid w:val="005853F0"/>
    <w:rsid w:val="00591E45"/>
    <w:rsid w:val="005A002D"/>
    <w:rsid w:val="005A2CA6"/>
    <w:rsid w:val="005A752B"/>
    <w:rsid w:val="005B30D6"/>
    <w:rsid w:val="005B6461"/>
    <w:rsid w:val="005C3245"/>
    <w:rsid w:val="005C4E5B"/>
    <w:rsid w:val="005E21A8"/>
    <w:rsid w:val="005E732F"/>
    <w:rsid w:val="005E758A"/>
    <w:rsid w:val="005F0828"/>
    <w:rsid w:val="005F65CA"/>
    <w:rsid w:val="0060488B"/>
    <w:rsid w:val="00605F2B"/>
    <w:rsid w:val="00616BF7"/>
    <w:rsid w:val="0062418F"/>
    <w:rsid w:val="00624908"/>
    <w:rsid w:val="00625EF3"/>
    <w:rsid w:val="006264DE"/>
    <w:rsid w:val="00626967"/>
    <w:rsid w:val="006422A6"/>
    <w:rsid w:val="00643E5B"/>
    <w:rsid w:val="00653EA0"/>
    <w:rsid w:val="00665283"/>
    <w:rsid w:val="00666840"/>
    <w:rsid w:val="006707DD"/>
    <w:rsid w:val="00672029"/>
    <w:rsid w:val="00676578"/>
    <w:rsid w:val="006801D6"/>
    <w:rsid w:val="00683CA1"/>
    <w:rsid w:val="00686693"/>
    <w:rsid w:val="00695EF8"/>
    <w:rsid w:val="0069727B"/>
    <w:rsid w:val="006A29B6"/>
    <w:rsid w:val="006A4C18"/>
    <w:rsid w:val="006B022F"/>
    <w:rsid w:val="006B5859"/>
    <w:rsid w:val="006B772D"/>
    <w:rsid w:val="006C137A"/>
    <w:rsid w:val="006E7ED2"/>
    <w:rsid w:val="006F0425"/>
    <w:rsid w:val="006F0726"/>
    <w:rsid w:val="006F1549"/>
    <w:rsid w:val="006F5342"/>
    <w:rsid w:val="006F7F7C"/>
    <w:rsid w:val="00703376"/>
    <w:rsid w:val="00706402"/>
    <w:rsid w:val="00716640"/>
    <w:rsid w:val="00717C8B"/>
    <w:rsid w:val="0072243E"/>
    <w:rsid w:val="007264AC"/>
    <w:rsid w:val="00735000"/>
    <w:rsid w:val="00737959"/>
    <w:rsid w:val="00747C86"/>
    <w:rsid w:val="007510B7"/>
    <w:rsid w:val="0076227D"/>
    <w:rsid w:val="00764587"/>
    <w:rsid w:val="007744DA"/>
    <w:rsid w:val="00784949"/>
    <w:rsid w:val="00784A79"/>
    <w:rsid w:val="007876F5"/>
    <w:rsid w:val="007928E1"/>
    <w:rsid w:val="007A7FA3"/>
    <w:rsid w:val="007B10C8"/>
    <w:rsid w:val="007B63D5"/>
    <w:rsid w:val="007C6CC0"/>
    <w:rsid w:val="007C7E75"/>
    <w:rsid w:val="007D28E1"/>
    <w:rsid w:val="007E2099"/>
    <w:rsid w:val="007F2221"/>
    <w:rsid w:val="00802CB6"/>
    <w:rsid w:val="00805727"/>
    <w:rsid w:val="00812F9D"/>
    <w:rsid w:val="00813BA3"/>
    <w:rsid w:val="008164E4"/>
    <w:rsid w:val="00820037"/>
    <w:rsid w:val="0082198B"/>
    <w:rsid w:val="00825920"/>
    <w:rsid w:val="0084075E"/>
    <w:rsid w:val="00842540"/>
    <w:rsid w:val="00845EB5"/>
    <w:rsid w:val="00854AC2"/>
    <w:rsid w:val="0085639C"/>
    <w:rsid w:val="00857446"/>
    <w:rsid w:val="0086143C"/>
    <w:rsid w:val="00861789"/>
    <w:rsid w:val="00862BAB"/>
    <w:rsid w:val="008648A0"/>
    <w:rsid w:val="008660FC"/>
    <w:rsid w:val="00867C2F"/>
    <w:rsid w:val="008708F1"/>
    <w:rsid w:val="008721CB"/>
    <w:rsid w:val="00882D1A"/>
    <w:rsid w:val="008834F5"/>
    <w:rsid w:val="00884637"/>
    <w:rsid w:val="00884A90"/>
    <w:rsid w:val="008A4E6B"/>
    <w:rsid w:val="008A753B"/>
    <w:rsid w:val="008B034B"/>
    <w:rsid w:val="008B1D36"/>
    <w:rsid w:val="008B5958"/>
    <w:rsid w:val="008B6984"/>
    <w:rsid w:val="008C273E"/>
    <w:rsid w:val="008C33CB"/>
    <w:rsid w:val="008C7164"/>
    <w:rsid w:val="008D3DD0"/>
    <w:rsid w:val="008D4DA9"/>
    <w:rsid w:val="008E41FF"/>
    <w:rsid w:val="008E7CF8"/>
    <w:rsid w:val="008F4E58"/>
    <w:rsid w:val="00903832"/>
    <w:rsid w:val="00915665"/>
    <w:rsid w:val="0092090F"/>
    <w:rsid w:val="00942316"/>
    <w:rsid w:val="009425E3"/>
    <w:rsid w:val="00944372"/>
    <w:rsid w:val="00947403"/>
    <w:rsid w:val="009527F4"/>
    <w:rsid w:val="0095414B"/>
    <w:rsid w:val="00955F0C"/>
    <w:rsid w:val="00960064"/>
    <w:rsid w:val="00961037"/>
    <w:rsid w:val="00963272"/>
    <w:rsid w:val="009632B2"/>
    <w:rsid w:val="00971884"/>
    <w:rsid w:val="00972045"/>
    <w:rsid w:val="00976002"/>
    <w:rsid w:val="0097772D"/>
    <w:rsid w:val="00981775"/>
    <w:rsid w:val="0098444B"/>
    <w:rsid w:val="00984A19"/>
    <w:rsid w:val="00995BBC"/>
    <w:rsid w:val="009A0CFF"/>
    <w:rsid w:val="009B2240"/>
    <w:rsid w:val="009B6A27"/>
    <w:rsid w:val="009D1301"/>
    <w:rsid w:val="009D6480"/>
    <w:rsid w:val="00A06A44"/>
    <w:rsid w:val="00A10D1D"/>
    <w:rsid w:val="00A15ED4"/>
    <w:rsid w:val="00A17544"/>
    <w:rsid w:val="00A3056C"/>
    <w:rsid w:val="00A32DA6"/>
    <w:rsid w:val="00A35347"/>
    <w:rsid w:val="00A36918"/>
    <w:rsid w:val="00A4489A"/>
    <w:rsid w:val="00A452E8"/>
    <w:rsid w:val="00A52A3D"/>
    <w:rsid w:val="00A54E49"/>
    <w:rsid w:val="00A620DE"/>
    <w:rsid w:val="00A6500C"/>
    <w:rsid w:val="00A676B4"/>
    <w:rsid w:val="00A7268B"/>
    <w:rsid w:val="00A73EFD"/>
    <w:rsid w:val="00A741BF"/>
    <w:rsid w:val="00A82DA2"/>
    <w:rsid w:val="00A83FB3"/>
    <w:rsid w:val="00AA58D9"/>
    <w:rsid w:val="00AB0AEE"/>
    <w:rsid w:val="00AB163B"/>
    <w:rsid w:val="00AB6612"/>
    <w:rsid w:val="00AC7693"/>
    <w:rsid w:val="00AD0F87"/>
    <w:rsid w:val="00AD723F"/>
    <w:rsid w:val="00AE34F7"/>
    <w:rsid w:val="00AE54CC"/>
    <w:rsid w:val="00AE7191"/>
    <w:rsid w:val="00B0234F"/>
    <w:rsid w:val="00B027FE"/>
    <w:rsid w:val="00B0399B"/>
    <w:rsid w:val="00B0494D"/>
    <w:rsid w:val="00B05A9F"/>
    <w:rsid w:val="00B06C0C"/>
    <w:rsid w:val="00B10C6E"/>
    <w:rsid w:val="00B1192C"/>
    <w:rsid w:val="00B125D1"/>
    <w:rsid w:val="00B15A06"/>
    <w:rsid w:val="00B16E71"/>
    <w:rsid w:val="00B16FBC"/>
    <w:rsid w:val="00B20C73"/>
    <w:rsid w:val="00B34BF3"/>
    <w:rsid w:val="00B35244"/>
    <w:rsid w:val="00B43DF8"/>
    <w:rsid w:val="00B4468D"/>
    <w:rsid w:val="00B5053D"/>
    <w:rsid w:val="00B532F2"/>
    <w:rsid w:val="00B571C5"/>
    <w:rsid w:val="00B60036"/>
    <w:rsid w:val="00B60EE2"/>
    <w:rsid w:val="00B667E8"/>
    <w:rsid w:val="00B77BDC"/>
    <w:rsid w:val="00B82489"/>
    <w:rsid w:val="00B8512C"/>
    <w:rsid w:val="00B90990"/>
    <w:rsid w:val="00B90C02"/>
    <w:rsid w:val="00B931E3"/>
    <w:rsid w:val="00B93B94"/>
    <w:rsid w:val="00B93D2A"/>
    <w:rsid w:val="00BA54D3"/>
    <w:rsid w:val="00BB0A85"/>
    <w:rsid w:val="00BB12CE"/>
    <w:rsid w:val="00BB31EB"/>
    <w:rsid w:val="00BB3E41"/>
    <w:rsid w:val="00BC1D71"/>
    <w:rsid w:val="00BC7A4C"/>
    <w:rsid w:val="00BD0740"/>
    <w:rsid w:val="00BD1D1D"/>
    <w:rsid w:val="00BD1E02"/>
    <w:rsid w:val="00BE5B34"/>
    <w:rsid w:val="00BE7F6B"/>
    <w:rsid w:val="00BF48DC"/>
    <w:rsid w:val="00C05324"/>
    <w:rsid w:val="00C05923"/>
    <w:rsid w:val="00C2037A"/>
    <w:rsid w:val="00C203B1"/>
    <w:rsid w:val="00C22921"/>
    <w:rsid w:val="00C26C61"/>
    <w:rsid w:val="00C34025"/>
    <w:rsid w:val="00C35CBB"/>
    <w:rsid w:val="00C373CF"/>
    <w:rsid w:val="00C47C41"/>
    <w:rsid w:val="00C50061"/>
    <w:rsid w:val="00C62186"/>
    <w:rsid w:val="00C71462"/>
    <w:rsid w:val="00C73792"/>
    <w:rsid w:val="00C7539B"/>
    <w:rsid w:val="00C766FD"/>
    <w:rsid w:val="00C76CE0"/>
    <w:rsid w:val="00C9021E"/>
    <w:rsid w:val="00C94A97"/>
    <w:rsid w:val="00CA706E"/>
    <w:rsid w:val="00CB6C27"/>
    <w:rsid w:val="00CC4012"/>
    <w:rsid w:val="00CC5C97"/>
    <w:rsid w:val="00CD0725"/>
    <w:rsid w:val="00CD1EAD"/>
    <w:rsid w:val="00CD624E"/>
    <w:rsid w:val="00CE5065"/>
    <w:rsid w:val="00CE604F"/>
    <w:rsid w:val="00CE7B60"/>
    <w:rsid w:val="00CF3823"/>
    <w:rsid w:val="00CF700C"/>
    <w:rsid w:val="00D02713"/>
    <w:rsid w:val="00D04ECE"/>
    <w:rsid w:val="00D1037A"/>
    <w:rsid w:val="00D17413"/>
    <w:rsid w:val="00D225AF"/>
    <w:rsid w:val="00D366BB"/>
    <w:rsid w:val="00D419E3"/>
    <w:rsid w:val="00D44B06"/>
    <w:rsid w:val="00D44BA8"/>
    <w:rsid w:val="00D46648"/>
    <w:rsid w:val="00D5013B"/>
    <w:rsid w:val="00D645CC"/>
    <w:rsid w:val="00D66082"/>
    <w:rsid w:val="00D67E9D"/>
    <w:rsid w:val="00D7568A"/>
    <w:rsid w:val="00D77816"/>
    <w:rsid w:val="00D91EDE"/>
    <w:rsid w:val="00D94120"/>
    <w:rsid w:val="00DA1515"/>
    <w:rsid w:val="00DA533C"/>
    <w:rsid w:val="00DB1297"/>
    <w:rsid w:val="00DB3556"/>
    <w:rsid w:val="00DB36DB"/>
    <w:rsid w:val="00DB6AA1"/>
    <w:rsid w:val="00DC3DF8"/>
    <w:rsid w:val="00DE1AF3"/>
    <w:rsid w:val="00DE4825"/>
    <w:rsid w:val="00DF12D2"/>
    <w:rsid w:val="00DF5A81"/>
    <w:rsid w:val="00DF71EF"/>
    <w:rsid w:val="00E04985"/>
    <w:rsid w:val="00E06BAF"/>
    <w:rsid w:val="00E212D1"/>
    <w:rsid w:val="00E24EFE"/>
    <w:rsid w:val="00E331A4"/>
    <w:rsid w:val="00E412DB"/>
    <w:rsid w:val="00E47FE5"/>
    <w:rsid w:val="00E57081"/>
    <w:rsid w:val="00E707D2"/>
    <w:rsid w:val="00E74B7A"/>
    <w:rsid w:val="00E81316"/>
    <w:rsid w:val="00E82992"/>
    <w:rsid w:val="00E83DCD"/>
    <w:rsid w:val="00E84EDD"/>
    <w:rsid w:val="00EA2719"/>
    <w:rsid w:val="00EA42FF"/>
    <w:rsid w:val="00EB1319"/>
    <w:rsid w:val="00EC52F1"/>
    <w:rsid w:val="00ED6E20"/>
    <w:rsid w:val="00ED71AF"/>
    <w:rsid w:val="00EE29AC"/>
    <w:rsid w:val="00EE3650"/>
    <w:rsid w:val="00EF0838"/>
    <w:rsid w:val="00EF34C6"/>
    <w:rsid w:val="00EF420A"/>
    <w:rsid w:val="00EF4BD3"/>
    <w:rsid w:val="00F005F6"/>
    <w:rsid w:val="00F0222A"/>
    <w:rsid w:val="00F056ED"/>
    <w:rsid w:val="00F069DE"/>
    <w:rsid w:val="00F17BDF"/>
    <w:rsid w:val="00F22B61"/>
    <w:rsid w:val="00F3603D"/>
    <w:rsid w:val="00F477F3"/>
    <w:rsid w:val="00F518EE"/>
    <w:rsid w:val="00F55596"/>
    <w:rsid w:val="00F57BC5"/>
    <w:rsid w:val="00F65486"/>
    <w:rsid w:val="00F65B99"/>
    <w:rsid w:val="00F72185"/>
    <w:rsid w:val="00F75BB9"/>
    <w:rsid w:val="00F76826"/>
    <w:rsid w:val="00F8320E"/>
    <w:rsid w:val="00F84410"/>
    <w:rsid w:val="00F874A3"/>
    <w:rsid w:val="00F909CD"/>
    <w:rsid w:val="00FA009D"/>
    <w:rsid w:val="00FA0489"/>
    <w:rsid w:val="00FA10BF"/>
    <w:rsid w:val="00FA5008"/>
    <w:rsid w:val="00FB0FAB"/>
    <w:rsid w:val="00FB18F6"/>
    <w:rsid w:val="00FC14AE"/>
    <w:rsid w:val="00FC1D30"/>
    <w:rsid w:val="00FC7734"/>
    <w:rsid w:val="00FD3AE1"/>
    <w:rsid w:val="00FD42B2"/>
    <w:rsid w:val="00FE2E23"/>
    <w:rsid w:val="00FE6C2B"/>
    <w:rsid w:val="00FF1720"/>
    <w:rsid w:val="00FF2819"/>
    <w:rsid w:val="00FF4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365AC6"/>
  <w15:chartTrackingRefBased/>
  <w15:docId w15:val="{A01E346D-00F6-4E88-AA17-F5706735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87F"/>
    <w:pPr>
      <w:spacing w:before="240" w:line="360" w:lineRule="auto"/>
    </w:pPr>
    <w:rPr>
      <w:sz w:val="24"/>
      <w:lang w:eastAsia="en-CA"/>
    </w:rPr>
  </w:style>
  <w:style w:type="paragraph" w:styleId="Heading1">
    <w:name w:val="heading 1"/>
    <w:basedOn w:val="Normal"/>
    <w:next w:val="BodyText"/>
    <w:link w:val="Heading1Char"/>
    <w:qFormat/>
    <w:rsid w:val="00B667E8"/>
    <w:pPr>
      <w:keepNext/>
      <w:numPr>
        <w:numId w:val="2"/>
      </w:numPr>
      <w:tabs>
        <w:tab w:val="clear" w:pos="-2700"/>
        <w:tab w:val="left" w:pos="720"/>
      </w:tabs>
      <w:spacing w:after="120" w:line="240" w:lineRule="auto"/>
      <w:ind w:left="720"/>
      <w:outlineLvl w:val="0"/>
    </w:pPr>
    <w:rPr>
      <w:rFonts w:ascii="Arial" w:hAnsi="Arial" w:cs="Arial"/>
      <w:bCs/>
      <w:kern w:val="32"/>
      <w:sz w:val="36"/>
      <w:szCs w:val="36"/>
    </w:rPr>
  </w:style>
  <w:style w:type="paragraph" w:styleId="Heading2">
    <w:name w:val="heading 2"/>
    <w:basedOn w:val="Heading1"/>
    <w:next w:val="BodyText"/>
    <w:link w:val="Heading2Char"/>
    <w:qFormat/>
    <w:rsid w:val="00B667E8"/>
    <w:pPr>
      <w:numPr>
        <w:ilvl w:val="1"/>
      </w:numPr>
      <w:tabs>
        <w:tab w:val="clear" w:pos="-2700"/>
      </w:tabs>
      <w:ind w:left="720"/>
      <w:outlineLvl w:val="1"/>
    </w:pPr>
    <w:rPr>
      <w:bCs w:val="0"/>
      <w:iCs/>
      <w:sz w:val="32"/>
      <w:szCs w:val="28"/>
    </w:rPr>
  </w:style>
  <w:style w:type="paragraph" w:styleId="Heading3">
    <w:name w:val="heading 3"/>
    <w:basedOn w:val="Heading2"/>
    <w:next w:val="BodyText"/>
    <w:qFormat/>
    <w:rsid w:val="00B667E8"/>
    <w:pPr>
      <w:numPr>
        <w:ilvl w:val="2"/>
      </w:numPr>
      <w:tabs>
        <w:tab w:val="clear" w:pos="-2700"/>
        <w:tab w:val="clear" w:pos="720"/>
        <w:tab w:val="left" w:pos="1080"/>
      </w:tabs>
      <w:ind w:left="1080" w:hanging="1080"/>
      <w:outlineLvl w:val="2"/>
    </w:pPr>
    <w:rPr>
      <w:bCs/>
      <w:sz w:val="28"/>
    </w:rPr>
  </w:style>
  <w:style w:type="paragraph" w:styleId="Heading4">
    <w:name w:val="heading 4"/>
    <w:basedOn w:val="Heading3"/>
    <w:next w:val="BodyText"/>
    <w:qFormat/>
    <w:rsid w:val="00B667E8"/>
    <w:pPr>
      <w:numPr>
        <w:ilvl w:val="3"/>
      </w:numPr>
      <w:tabs>
        <w:tab w:val="clear" w:pos="1080"/>
        <w:tab w:val="left" w:pos="1260"/>
      </w:tabs>
      <w:outlineLvl w:val="3"/>
    </w:pPr>
  </w:style>
  <w:style w:type="paragraph" w:styleId="Heading5">
    <w:name w:val="heading 5"/>
    <w:basedOn w:val="Heading4"/>
    <w:next w:val="Normal"/>
    <w:qFormat/>
    <w:rsid w:val="00B667E8"/>
    <w:pPr>
      <w:numPr>
        <w:ilvl w:val="4"/>
      </w:numPr>
      <w:tabs>
        <w:tab w:val="clear" w:pos="180"/>
        <w:tab w:val="clear" w:pos="1260"/>
        <w:tab w:val="num" w:pos="1800"/>
      </w:tabs>
      <w:ind w:left="1800" w:hanging="1800"/>
      <w:outlineLvl w:val="4"/>
    </w:pPr>
    <w:rPr>
      <w:bCs w:val="0"/>
      <w:iCs w:val="0"/>
    </w:rPr>
  </w:style>
  <w:style w:type="paragraph" w:styleId="Heading6">
    <w:name w:val="heading 6"/>
    <w:basedOn w:val="Heading5"/>
    <w:next w:val="Normal"/>
    <w:qFormat/>
    <w:rsid w:val="00D91EDE"/>
    <w:pPr>
      <w:numPr>
        <w:ilvl w:val="5"/>
      </w:numPr>
      <w:tabs>
        <w:tab w:val="clear" w:pos="540"/>
        <w:tab w:val="num" w:pos="1800"/>
      </w:tabs>
      <w:spacing w:after="60"/>
      <w:ind w:left="1800" w:hanging="1800"/>
      <w:outlineLvl w:val="5"/>
    </w:pPr>
    <w:rPr>
      <w:bCs/>
      <w:szCs w:val="22"/>
    </w:rPr>
  </w:style>
  <w:style w:type="paragraph" w:styleId="Heading7">
    <w:name w:val="heading 7"/>
    <w:basedOn w:val="Heading6"/>
    <w:next w:val="Normal"/>
    <w:qFormat/>
    <w:rsid w:val="00B667E8"/>
    <w:pPr>
      <w:numPr>
        <w:ilvl w:val="6"/>
      </w:numPr>
      <w:tabs>
        <w:tab w:val="clear" w:pos="1260"/>
        <w:tab w:val="num" w:pos="2160"/>
      </w:tabs>
      <w:ind w:left="2160" w:hanging="2160"/>
      <w:outlineLvl w:val="6"/>
    </w:pPr>
    <w:rPr>
      <w:szCs w:val="24"/>
    </w:rPr>
  </w:style>
  <w:style w:type="paragraph" w:styleId="Heading8">
    <w:name w:val="heading 8"/>
    <w:basedOn w:val="Heading7"/>
    <w:next w:val="Normal"/>
    <w:qFormat/>
    <w:rsid w:val="00B667E8"/>
    <w:pPr>
      <w:numPr>
        <w:ilvl w:val="7"/>
      </w:numPr>
      <w:tabs>
        <w:tab w:val="clear" w:pos="1620"/>
        <w:tab w:val="num" w:pos="2520"/>
      </w:tabs>
      <w:ind w:left="2520" w:hanging="2520"/>
      <w:outlineLvl w:val="7"/>
    </w:pPr>
    <w:rPr>
      <w:rFonts w:cs="Times New Roman"/>
      <w:bCs w:val="0"/>
      <w:kern w:val="0"/>
      <w:szCs w:val="28"/>
    </w:rPr>
  </w:style>
  <w:style w:type="paragraph" w:styleId="Heading9">
    <w:name w:val="heading 9"/>
    <w:basedOn w:val="Heading8"/>
    <w:next w:val="Normal"/>
    <w:qFormat/>
    <w:rsid w:val="00B667E8"/>
    <w:pPr>
      <w:numPr>
        <w:ilvl w:val="8"/>
      </w:numPr>
      <w:tabs>
        <w:tab w:val="clear" w:pos="2340"/>
        <w:tab w:val="num" w:pos="2880"/>
      </w:tabs>
      <w:ind w:left="2880" w:hanging="288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2087F"/>
  </w:style>
  <w:style w:type="paragraph" w:styleId="Header">
    <w:name w:val="header"/>
    <w:basedOn w:val="Normal"/>
    <w:rsid w:val="002556F1"/>
    <w:pPr>
      <w:tabs>
        <w:tab w:val="center" w:pos="4320"/>
        <w:tab w:val="right" w:pos="8640"/>
      </w:tabs>
      <w:spacing w:before="0"/>
    </w:pPr>
    <w:rPr>
      <w:sz w:val="20"/>
    </w:rPr>
  </w:style>
  <w:style w:type="paragraph" w:styleId="Footer">
    <w:name w:val="footer"/>
    <w:basedOn w:val="Normal"/>
    <w:link w:val="FooterChar"/>
    <w:uiPriority w:val="99"/>
    <w:rsid w:val="002556F1"/>
    <w:pPr>
      <w:tabs>
        <w:tab w:val="right" w:pos="4680"/>
        <w:tab w:val="right" w:pos="9360"/>
      </w:tabs>
      <w:spacing w:before="0"/>
    </w:pPr>
    <w:rPr>
      <w:sz w:val="20"/>
    </w:rPr>
  </w:style>
  <w:style w:type="character" w:customStyle="1" w:styleId="List5Char">
    <w:name w:val="List 5 Char"/>
    <w:link w:val="List5"/>
    <w:rsid w:val="00802CB6"/>
    <w:rPr>
      <w:sz w:val="24"/>
      <w:lang w:val="en-US" w:eastAsia="en-CA" w:bidi="ar-SA"/>
    </w:rPr>
  </w:style>
  <w:style w:type="paragraph" w:styleId="List5">
    <w:name w:val="List 5"/>
    <w:basedOn w:val="Normal"/>
    <w:link w:val="List5Char"/>
    <w:rsid w:val="00802CB6"/>
    <w:pPr>
      <w:numPr>
        <w:numId w:val="10"/>
      </w:numPr>
    </w:pPr>
  </w:style>
  <w:style w:type="paragraph" w:styleId="FootnoteText">
    <w:name w:val="footnote text"/>
    <w:basedOn w:val="Normal"/>
    <w:semiHidden/>
    <w:rsid w:val="001F698C"/>
    <w:pPr>
      <w:spacing w:before="0" w:after="120" w:line="240" w:lineRule="auto"/>
    </w:pPr>
    <w:rPr>
      <w:sz w:val="20"/>
    </w:rPr>
  </w:style>
  <w:style w:type="paragraph" w:customStyle="1" w:styleId="Chapter">
    <w:name w:val="Chapter"/>
    <w:basedOn w:val="Normal"/>
    <w:next w:val="Normal"/>
    <w:rsid w:val="001B700A"/>
    <w:pPr>
      <w:pageBreakBefore/>
      <w:spacing w:after="240" w:line="240" w:lineRule="auto"/>
      <w:jc w:val="center"/>
      <w:outlineLvl w:val="0"/>
    </w:pPr>
    <w:rPr>
      <w:rFonts w:ascii="Arial" w:hAnsi="Arial"/>
      <w:sz w:val="32"/>
      <w:szCs w:val="28"/>
    </w:rPr>
  </w:style>
  <w:style w:type="paragraph" w:styleId="TOC1">
    <w:name w:val="toc 1"/>
    <w:basedOn w:val="Normal"/>
    <w:next w:val="Normal"/>
    <w:autoRedefine/>
    <w:uiPriority w:val="39"/>
    <w:rsid w:val="00BC1D71"/>
    <w:pPr>
      <w:tabs>
        <w:tab w:val="left" w:pos="288"/>
        <w:tab w:val="right" w:leader="dot" w:pos="9360"/>
      </w:tabs>
      <w:spacing w:line="240" w:lineRule="auto"/>
      <w:ind w:left="288" w:right="360" w:hanging="288"/>
    </w:pPr>
  </w:style>
  <w:style w:type="paragraph" w:customStyle="1" w:styleId="FigureCaption">
    <w:name w:val="Figure Caption"/>
    <w:basedOn w:val="Normal"/>
    <w:next w:val="Normal"/>
    <w:rsid w:val="00A3056C"/>
    <w:pPr>
      <w:numPr>
        <w:numId w:val="1"/>
      </w:numPr>
      <w:spacing w:after="240" w:line="240" w:lineRule="auto"/>
    </w:pPr>
    <w:rPr>
      <w:rFonts w:ascii="Arial" w:hAnsi="Arial"/>
      <w:sz w:val="18"/>
    </w:rPr>
  </w:style>
  <w:style w:type="paragraph" w:styleId="TOC2">
    <w:name w:val="toc 2"/>
    <w:basedOn w:val="TOC1"/>
    <w:next w:val="Normal"/>
    <w:autoRedefine/>
    <w:uiPriority w:val="39"/>
    <w:rsid w:val="00BC1D71"/>
    <w:pPr>
      <w:tabs>
        <w:tab w:val="clear" w:pos="288"/>
        <w:tab w:val="left" w:pos="720"/>
      </w:tabs>
      <w:ind w:left="720" w:hanging="432"/>
    </w:pPr>
  </w:style>
  <w:style w:type="paragraph" w:styleId="TOC3">
    <w:name w:val="toc 3"/>
    <w:basedOn w:val="TOC1"/>
    <w:next w:val="Normal"/>
    <w:autoRedefine/>
    <w:uiPriority w:val="39"/>
    <w:rsid w:val="00C26C61"/>
    <w:pPr>
      <w:tabs>
        <w:tab w:val="clear" w:pos="288"/>
        <w:tab w:val="left" w:pos="1440"/>
      </w:tabs>
      <w:ind w:left="1440" w:hanging="720"/>
    </w:pPr>
  </w:style>
  <w:style w:type="paragraph" w:styleId="TOC4">
    <w:name w:val="toc 4"/>
    <w:basedOn w:val="TOC1"/>
    <w:next w:val="Normal"/>
    <w:autoRedefine/>
    <w:semiHidden/>
    <w:rsid w:val="00BC1D71"/>
    <w:pPr>
      <w:tabs>
        <w:tab w:val="clear" w:pos="288"/>
        <w:tab w:val="left" w:pos="2304"/>
      </w:tabs>
      <w:ind w:left="2304" w:hanging="864"/>
    </w:pPr>
  </w:style>
  <w:style w:type="character" w:styleId="Hyperlink">
    <w:name w:val="Hyperlink"/>
    <w:uiPriority w:val="99"/>
    <w:rsid w:val="00E47FE5"/>
    <w:rPr>
      <w:color w:val="0000FF"/>
      <w:u w:val="single"/>
    </w:rPr>
  </w:style>
  <w:style w:type="paragraph" w:customStyle="1" w:styleId="forTOC">
    <w:name w:val="forTOC"/>
    <w:basedOn w:val="Normal"/>
    <w:next w:val="Normal"/>
    <w:rsid w:val="006801D6"/>
    <w:pPr>
      <w:spacing w:after="240" w:line="240" w:lineRule="auto"/>
    </w:pPr>
    <w:rPr>
      <w:rFonts w:ascii="Arial" w:hAnsi="Arial"/>
      <w:sz w:val="28"/>
    </w:rPr>
  </w:style>
  <w:style w:type="paragraph" w:styleId="Caption">
    <w:name w:val="caption"/>
    <w:basedOn w:val="Normal"/>
    <w:next w:val="Normal"/>
    <w:qFormat/>
    <w:rsid w:val="00963272"/>
    <w:rPr>
      <w:b/>
      <w:bCs/>
    </w:rPr>
  </w:style>
  <w:style w:type="paragraph" w:styleId="TableofFigures">
    <w:name w:val="table of figures"/>
    <w:basedOn w:val="Normal"/>
    <w:next w:val="Normal"/>
    <w:uiPriority w:val="99"/>
    <w:rsid w:val="00D44B06"/>
  </w:style>
  <w:style w:type="paragraph" w:customStyle="1" w:styleId="captiontext">
    <w:name w:val="caption text"/>
    <w:basedOn w:val="FigureCaption"/>
    <w:next w:val="Normal"/>
    <w:rsid w:val="00A3056C"/>
    <w:pPr>
      <w:numPr>
        <w:numId w:val="0"/>
      </w:numPr>
    </w:pPr>
  </w:style>
  <w:style w:type="paragraph" w:styleId="Index1">
    <w:name w:val="index 1"/>
    <w:basedOn w:val="Normal"/>
    <w:next w:val="Normal"/>
    <w:autoRedefine/>
    <w:semiHidden/>
    <w:rsid w:val="0076227D"/>
    <w:pPr>
      <w:ind w:left="200" w:hanging="200"/>
    </w:pPr>
  </w:style>
  <w:style w:type="paragraph" w:styleId="TOAHeading">
    <w:name w:val="toa heading"/>
    <w:aliases w:val="Appendix"/>
    <w:basedOn w:val="Normal"/>
    <w:next w:val="Normal"/>
    <w:semiHidden/>
    <w:rsid w:val="00AC7693"/>
    <w:pPr>
      <w:spacing w:before="120" w:line="240" w:lineRule="auto"/>
      <w:jc w:val="center"/>
    </w:pPr>
    <w:rPr>
      <w:rFonts w:ascii="Arial" w:hAnsi="Arial" w:cs="Arial"/>
      <w:bCs/>
      <w:szCs w:val="24"/>
    </w:rPr>
  </w:style>
  <w:style w:type="character" w:styleId="FootnoteReference">
    <w:name w:val="footnote reference"/>
    <w:semiHidden/>
    <w:rsid w:val="000F3B5F"/>
    <w:rPr>
      <w:rFonts w:ascii="Times New Roman" w:hAnsi="Times New Roman"/>
      <w:dstrike w:val="0"/>
      <w:sz w:val="28"/>
      <w:vertAlign w:val="superscript"/>
    </w:rPr>
  </w:style>
  <w:style w:type="paragraph" w:styleId="ListBullet">
    <w:name w:val="List Bullet"/>
    <w:basedOn w:val="Normal"/>
    <w:rsid w:val="00802CB6"/>
    <w:pPr>
      <w:numPr>
        <w:numId w:val="12"/>
      </w:numPr>
      <w:tabs>
        <w:tab w:val="clear" w:pos="720"/>
        <w:tab w:val="num" w:pos="540"/>
      </w:tabs>
      <w:spacing w:before="60"/>
      <w:ind w:left="540"/>
    </w:pPr>
    <w:rPr>
      <w:lang w:eastAsia="en-US"/>
    </w:rPr>
  </w:style>
  <w:style w:type="paragraph" w:customStyle="1" w:styleId="quotation">
    <w:name w:val="quotation"/>
    <w:basedOn w:val="Normal"/>
    <w:next w:val="Normal"/>
    <w:rsid w:val="00DF12D2"/>
    <w:pPr>
      <w:ind w:left="720" w:right="720"/>
    </w:pPr>
    <w:rPr>
      <w:i/>
    </w:rPr>
  </w:style>
  <w:style w:type="paragraph" w:styleId="ListBullet2">
    <w:name w:val="List Bullet 2"/>
    <w:basedOn w:val="Normal"/>
    <w:rsid w:val="00276170"/>
    <w:pPr>
      <w:numPr>
        <w:numId w:val="3"/>
      </w:numPr>
      <w:tabs>
        <w:tab w:val="clear" w:pos="1008"/>
        <w:tab w:val="num" w:pos="900"/>
      </w:tabs>
      <w:ind w:left="900"/>
    </w:pPr>
  </w:style>
  <w:style w:type="character" w:styleId="FollowedHyperlink">
    <w:name w:val="FollowedHyperlink"/>
    <w:rsid w:val="003F2467"/>
    <w:rPr>
      <w:color w:val="800080"/>
      <w:u w:val="single"/>
    </w:rPr>
  </w:style>
  <w:style w:type="paragraph" w:styleId="BalloonText">
    <w:name w:val="Balloon Text"/>
    <w:basedOn w:val="Normal"/>
    <w:semiHidden/>
    <w:rsid w:val="003F2467"/>
    <w:rPr>
      <w:rFonts w:ascii="Tahoma" w:hAnsi="Tahoma" w:cs="Tahoma"/>
      <w:sz w:val="16"/>
      <w:szCs w:val="16"/>
    </w:rPr>
  </w:style>
  <w:style w:type="paragraph" w:styleId="BlockText">
    <w:name w:val="Block Text"/>
    <w:basedOn w:val="Normal"/>
    <w:rsid w:val="003F2467"/>
    <w:pPr>
      <w:spacing w:after="120"/>
      <w:ind w:left="1440" w:right="1440"/>
    </w:pPr>
  </w:style>
  <w:style w:type="paragraph" w:styleId="BodyTextIndent">
    <w:name w:val="Body Text Indent"/>
    <w:basedOn w:val="Normal"/>
    <w:rsid w:val="003F2467"/>
    <w:pPr>
      <w:spacing w:after="120"/>
      <w:ind w:left="360"/>
    </w:pPr>
  </w:style>
  <w:style w:type="paragraph" w:customStyle="1" w:styleId="Department">
    <w:name w:val="Department"/>
    <w:basedOn w:val="BodyText"/>
    <w:rsid w:val="00DB3556"/>
    <w:pPr>
      <w:spacing w:before="120" w:line="240" w:lineRule="auto"/>
      <w:jc w:val="center"/>
    </w:pPr>
    <w:rPr>
      <w:rFonts w:ascii="Arial" w:hAnsi="Arial"/>
    </w:rPr>
  </w:style>
  <w:style w:type="paragraph" w:styleId="CommentText">
    <w:name w:val="annotation text"/>
    <w:basedOn w:val="Normal"/>
    <w:semiHidden/>
    <w:rsid w:val="003F2467"/>
  </w:style>
  <w:style w:type="paragraph" w:styleId="CommentSubject">
    <w:name w:val="annotation subject"/>
    <w:basedOn w:val="CommentText"/>
    <w:next w:val="CommentText"/>
    <w:semiHidden/>
    <w:rsid w:val="003F2467"/>
    <w:rPr>
      <w:b/>
      <w:bCs/>
    </w:rPr>
  </w:style>
  <w:style w:type="paragraph" w:styleId="DocumentMap">
    <w:name w:val="Document Map"/>
    <w:basedOn w:val="Normal"/>
    <w:semiHidden/>
    <w:rsid w:val="003F2467"/>
    <w:pPr>
      <w:shd w:val="clear" w:color="auto" w:fill="000080"/>
    </w:pPr>
    <w:rPr>
      <w:rFonts w:ascii="Tahoma" w:hAnsi="Tahoma" w:cs="Tahoma"/>
    </w:rPr>
  </w:style>
  <w:style w:type="paragraph" w:styleId="EndnoteText">
    <w:name w:val="endnote text"/>
    <w:basedOn w:val="Normal"/>
    <w:semiHidden/>
    <w:rsid w:val="003F2467"/>
  </w:style>
  <w:style w:type="paragraph" w:styleId="HTMLAddress">
    <w:name w:val="HTML Address"/>
    <w:basedOn w:val="Normal"/>
    <w:rsid w:val="003F2467"/>
    <w:rPr>
      <w:i/>
      <w:iCs/>
    </w:rPr>
  </w:style>
  <w:style w:type="paragraph" w:styleId="HTMLPreformatted">
    <w:name w:val="HTML Preformatted"/>
    <w:basedOn w:val="Normal"/>
    <w:rsid w:val="003F2467"/>
    <w:rPr>
      <w:rFonts w:ascii="Courier New" w:hAnsi="Courier New" w:cs="Courier New"/>
    </w:rPr>
  </w:style>
  <w:style w:type="paragraph" w:styleId="Index2">
    <w:name w:val="index 2"/>
    <w:basedOn w:val="Normal"/>
    <w:next w:val="Normal"/>
    <w:autoRedefine/>
    <w:semiHidden/>
    <w:rsid w:val="003F2467"/>
    <w:pPr>
      <w:ind w:left="400" w:hanging="200"/>
    </w:pPr>
  </w:style>
  <w:style w:type="paragraph" w:styleId="Index3">
    <w:name w:val="index 3"/>
    <w:basedOn w:val="Normal"/>
    <w:next w:val="Normal"/>
    <w:autoRedefine/>
    <w:semiHidden/>
    <w:rsid w:val="003F2467"/>
    <w:pPr>
      <w:ind w:left="600" w:hanging="200"/>
    </w:pPr>
  </w:style>
  <w:style w:type="paragraph" w:styleId="Index4">
    <w:name w:val="index 4"/>
    <w:basedOn w:val="Normal"/>
    <w:next w:val="Normal"/>
    <w:autoRedefine/>
    <w:semiHidden/>
    <w:rsid w:val="003F2467"/>
    <w:pPr>
      <w:ind w:left="800" w:hanging="200"/>
    </w:pPr>
  </w:style>
  <w:style w:type="paragraph" w:styleId="Index5">
    <w:name w:val="index 5"/>
    <w:basedOn w:val="Normal"/>
    <w:next w:val="Normal"/>
    <w:autoRedefine/>
    <w:semiHidden/>
    <w:rsid w:val="003F2467"/>
    <w:pPr>
      <w:ind w:left="1000" w:hanging="200"/>
    </w:pPr>
  </w:style>
  <w:style w:type="paragraph" w:styleId="Index6">
    <w:name w:val="index 6"/>
    <w:basedOn w:val="Normal"/>
    <w:next w:val="Normal"/>
    <w:autoRedefine/>
    <w:semiHidden/>
    <w:rsid w:val="003F2467"/>
    <w:pPr>
      <w:ind w:left="1200" w:hanging="200"/>
    </w:pPr>
  </w:style>
  <w:style w:type="paragraph" w:styleId="Index7">
    <w:name w:val="index 7"/>
    <w:basedOn w:val="Normal"/>
    <w:next w:val="Normal"/>
    <w:autoRedefine/>
    <w:semiHidden/>
    <w:rsid w:val="003F2467"/>
    <w:pPr>
      <w:ind w:left="1400" w:hanging="200"/>
    </w:pPr>
  </w:style>
  <w:style w:type="paragraph" w:styleId="Index8">
    <w:name w:val="index 8"/>
    <w:basedOn w:val="Normal"/>
    <w:next w:val="Normal"/>
    <w:autoRedefine/>
    <w:semiHidden/>
    <w:rsid w:val="003F2467"/>
    <w:pPr>
      <w:ind w:left="1600" w:hanging="200"/>
    </w:pPr>
  </w:style>
  <w:style w:type="paragraph" w:styleId="Index9">
    <w:name w:val="index 9"/>
    <w:basedOn w:val="Normal"/>
    <w:next w:val="Normal"/>
    <w:autoRedefine/>
    <w:semiHidden/>
    <w:rsid w:val="003F2467"/>
    <w:pPr>
      <w:ind w:left="1800" w:hanging="200"/>
    </w:pPr>
  </w:style>
  <w:style w:type="paragraph" w:styleId="IndexHeading">
    <w:name w:val="index heading"/>
    <w:basedOn w:val="Normal"/>
    <w:next w:val="Index1"/>
    <w:semiHidden/>
    <w:rsid w:val="003F2467"/>
    <w:rPr>
      <w:rFonts w:ascii="Arial" w:hAnsi="Arial" w:cs="Arial"/>
      <w:b/>
      <w:bCs/>
    </w:rPr>
  </w:style>
  <w:style w:type="paragraph" w:styleId="List">
    <w:name w:val="List"/>
    <w:basedOn w:val="Normal"/>
    <w:rsid w:val="00802CB6"/>
    <w:pPr>
      <w:numPr>
        <w:numId w:val="11"/>
      </w:numPr>
      <w:tabs>
        <w:tab w:val="clear" w:pos="1291"/>
        <w:tab w:val="num" w:pos="540"/>
      </w:tabs>
      <w:ind w:left="540"/>
    </w:pPr>
  </w:style>
  <w:style w:type="paragraph" w:styleId="List2">
    <w:name w:val="List 2"/>
    <w:basedOn w:val="Normal"/>
    <w:rsid w:val="00802CB6"/>
    <w:pPr>
      <w:numPr>
        <w:numId w:val="7"/>
      </w:numPr>
      <w:tabs>
        <w:tab w:val="clear" w:pos="931"/>
        <w:tab w:val="num" w:pos="900"/>
      </w:tabs>
      <w:ind w:left="900"/>
    </w:pPr>
  </w:style>
  <w:style w:type="paragraph" w:styleId="List3">
    <w:name w:val="List 3"/>
    <w:basedOn w:val="Normal"/>
    <w:rsid w:val="00802CB6"/>
    <w:pPr>
      <w:numPr>
        <w:numId w:val="8"/>
      </w:numPr>
      <w:tabs>
        <w:tab w:val="clear" w:pos="1291"/>
        <w:tab w:val="num" w:pos="1260"/>
      </w:tabs>
      <w:ind w:left="1260"/>
    </w:pPr>
  </w:style>
  <w:style w:type="paragraph" w:styleId="List4">
    <w:name w:val="List 4"/>
    <w:basedOn w:val="Normal"/>
    <w:link w:val="List4Char"/>
    <w:rsid w:val="00802CB6"/>
    <w:pPr>
      <w:numPr>
        <w:numId w:val="9"/>
      </w:numPr>
      <w:tabs>
        <w:tab w:val="clear" w:pos="1651"/>
        <w:tab w:val="num" w:pos="1620"/>
      </w:tabs>
      <w:ind w:hanging="391"/>
    </w:pPr>
  </w:style>
  <w:style w:type="character" w:customStyle="1" w:styleId="List4Char">
    <w:name w:val="List 4 Char"/>
    <w:link w:val="List4"/>
    <w:rsid w:val="00802CB6"/>
    <w:rPr>
      <w:sz w:val="24"/>
      <w:lang w:val="en-US" w:eastAsia="en-CA" w:bidi="ar-SA"/>
    </w:rPr>
  </w:style>
  <w:style w:type="paragraph" w:styleId="ListBullet3">
    <w:name w:val="List Bullet 3"/>
    <w:basedOn w:val="Normal"/>
    <w:next w:val="Normal"/>
    <w:rsid w:val="00276170"/>
    <w:pPr>
      <w:numPr>
        <w:numId w:val="4"/>
      </w:numPr>
      <w:tabs>
        <w:tab w:val="clear" w:pos="1800"/>
        <w:tab w:val="num" w:pos="1260"/>
      </w:tabs>
      <w:ind w:hanging="900"/>
    </w:pPr>
  </w:style>
  <w:style w:type="paragraph" w:styleId="ListBullet4">
    <w:name w:val="List Bullet 4"/>
    <w:basedOn w:val="Normal"/>
    <w:rsid w:val="00276170"/>
    <w:pPr>
      <w:numPr>
        <w:numId w:val="5"/>
      </w:numPr>
      <w:tabs>
        <w:tab w:val="left" w:pos="1368"/>
      </w:tabs>
    </w:pPr>
  </w:style>
  <w:style w:type="paragraph" w:styleId="ListBullet5">
    <w:name w:val="List Bullet 5"/>
    <w:basedOn w:val="Normal"/>
    <w:rsid w:val="00276170"/>
    <w:pPr>
      <w:numPr>
        <w:numId w:val="6"/>
      </w:numPr>
      <w:tabs>
        <w:tab w:val="left" w:pos="1728"/>
      </w:tabs>
    </w:pPr>
  </w:style>
  <w:style w:type="paragraph" w:styleId="ListContinue">
    <w:name w:val="List Continue"/>
    <w:basedOn w:val="Normal"/>
    <w:rsid w:val="003F2467"/>
    <w:pPr>
      <w:spacing w:after="120"/>
      <w:ind w:left="360"/>
    </w:pPr>
  </w:style>
  <w:style w:type="paragraph" w:styleId="ListContinue2">
    <w:name w:val="List Continue 2"/>
    <w:basedOn w:val="Normal"/>
    <w:rsid w:val="003F2467"/>
    <w:pPr>
      <w:spacing w:after="120"/>
      <w:ind w:left="720"/>
    </w:pPr>
  </w:style>
  <w:style w:type="paragraph" w:styleId="ListContinue3">
    <w:name w:val="List Continue 3"/>
    <w:basedOn w:val="Normal"/>
    <w:rsid w:val="003F2467"/>
    <w:pPr>
      <w:spacing w:after="120"/>
      <w:ind w:left="1080"/>
    </w:pPr>
  </w:style>
  <w:style w:type="paragraph" w:styleId="ListContinue4">
    <w:name w:val="List Continue 4"/>
    <w:basedOn w:val="Normal"/>
    <w:rsid w:val="003F2467"/>
    <w:pPr>
      <w:spacing w:after="120"/>
      <w:ind w:left="1440"/>
    </w:pPr>
  </w:style>
  <w:style w:type="paragraph" w:styleId="ListContinue5">
    <w:name w:val="List Continue 5"/>
    <w:basedOn w:val="Normal"/>
    <w:rsid w:val="003F2467"/>
    <w:pPr>
      <w:spacing w:after="120"/>
      <w:ind w:left="1800"/>
    </w:pPr>
  </w:style>
  <w:style w:type="paragraph" w:styleId="MacroText">
    <w:name w:val="macro"/>
    <w:semiHidden/>
    <w:rsid w:val="003F2467"/>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cs="Courier New"/>
      <w:lang w:eastAsia="en-CA"/>
    </w:rPr>
  </w:style>
  <w:style w:type="paragraph" w:customStyle="1" w:styleId="Abstracttext">
    <w:name w:val="Abstract text"/>
    <w:basedOn w:val="Normal"/>
    <w:rsid w:val="00C26C61"/>
    <w:pPr>
      <w:spacing w:line="480" w:lineRule="auto"/>
    </w:pPr>
  </w:style>
  <w:style w:type="paragraph" w:styleId="NormalWeb">
    <w:name w:val="Normal (Web)"/>
    <w:basedOn w:val="Normal"/>
    <w:uiPriority w:val="99"/>
    <w:rsid w:val="003F2467"/>
    <w:rPr>
      <w:szCs w:val="24"/>
    </w:rPr>
  </w:style>
  <w:style w:type="paragraph" w:styleId="NormalIndent">
    <w:name w:val="Normal Indent"/>
    <w:basedOn w:val="Normal"/>
    <w:rsid w:val="003F2467"/>
    <w:pPr>
      <w:ind w:left="720"/>
    </w:pPr>
  </w:style>
  <w:style w:type="paragraph" w:styleId="NoteHeading">
    <w:name w:val="Note Heading"/>
    <w:basedOn w:val="Normal"/>
    <w:next w:val="Normal"/>
    <w:rsid w:val="003F2467"/>
  </w:style>
  <w:style w:type="paragraph" w:styleId="PlainText">
    <w:name w:val="Plain Text"/>
    <w:basedOn w:val="Normal"/>
    <w:rsid w:val="003F2467"/>
    <w:rPr>
      <w:rFonts w:ascii="Courier New" w:hAnsi="Courier New" w:cs="Courier New"/>
    </w:rPr>
  </w:style>
  <w:style w:type="paragraph" w:styleId="Subtitle">
    <w:name w:val="Subtitle"/>
    <w:basedOn w:val="Normal"/>
    <w:qFormat/>
    <w:rsid w:val="00EA42FF"/>
    <w:pPr>
      <w:spacing w:before="1800" w:line="240" w:lineRule="auto"/>
      <w:jc w:val="center"/>
    </w:pPr>
    <w:rPr>
      <w:rFonts w:ascii="Arial" w:hAnsi="Arial" w:cs="Arial"/>
      <w:szCs w:val="24"/>
    </w:rPr>
  </w:style>
  <w:style w:type="paragraph" w:styleId="TableofAuthorities">
    <w:name w:val="table of authorities"/>
    <w:basedOn w:val="Normal"/>
    <w:next w:val="Normal"/>
    <w:semiHidden/>
    <w:rsid w:val="003F2467"/>
    <w:pPr>
      <w:ind w:left="200" w:hanging="200"/>
    </w:pPr>
  </w:style>
  <w:style w:type="paragraph" w:styleId="Title">
    <w:name w:val="Title"/>
    <w:basedOn w:val="Normal"/>
    <w:next w:val="Subtitle"/>
    <w:autoRedefine/>
    <w:qFormat/>
    <w:rsid w:val="0060488B"/>
    <w:pPr>
      <w:spacing w:before="0" w:line="240" w:lineRule="auto"/>
      <w:jc w:val="center"/>
    </w:pPr>
    <w:rPr>
      <w:rFonts w:ascii="Arial" w:hAnsi="Arial"/>
      <w:sz w:val="30"/>
      <w:szCs w:val="36"/>
    </w:rPr>
  </w:style>
  <w:style w:type="paragraph" w:styleId="TOC5">
    <w:name w:val="toc 5"/>
    <w:basedOn w:val="Normal"/>
    <w:next w:val="Normal"/>
    <w:autoRedefine/>
    <w:semiHidden/>
    <w:rsid w:val="003F2467"/>
    <w:pPr>
      <w:ind w:left="800"/>
    </w:pPr>
  </w:style>
  <w:style w:type="paragraph" w:styleId="TOC6">
    <w:name w:val="toc 6"/>
    <w:basedOn w:val="Normal"/>
    <w:next w:val="Normal"/>
    <w:autoRedefine/>
    <w:semiHidden/>
    <w:rsid w:val="003F2467"/>
    <w:pPr>
      <w:ind w:left="1000"/>
    </w:pPr>
  </w:style>
  <w:style w:type="paragraph" w:styleId="TOC7">
    <w:name w:val="toc 7"/>
    <w:basedOn w:val="Normal"/>
    <w:next w:val="Normal"/>
    <w:autoRedefine/>
    <w:semiHidden/>
    <w:rsid w:val="003F2467"/>
    <w:pPr>
      <w:ind w:left="1200"/>
    </w:pPr>
  </w:style>
  <w:style w:type="paragraph" w:styleId="TOC8">
    <w:name w:val="toc 8"/>
    <w:basedOn w:val="Normal"/>
    <w:next w:val="Normal"/>
    <w:autoRedefine/>
    <w:semiHidden/>
    <w:rsid w:val="003F2467"/>
    <w:pPr>
      <w:ind w:left="1400"/>
    </w:pPr>
  </w:style>
  <w:style w:type="paragraph" w:styleId="TOC9">
    <w:name w:val="toc 9"/>
    <w:basedOn w:val="Normal"/>
    <w:next w:val="Normal"/>
    <w:autoRedefine/>
    <w:semiHidden/>
    <w:rsid w:val="003F2467"/>
    <w:pPr>
      <w:ind w:left="1600"/>
    </w:pPr>
  </w:style>
  <w:style w:type="paragraph" w:customStyle="1" w:styleId="Abstract">
    <w:name w:val="Abstract"/>
    <w:basedOn w:val="Abstracttitle"/>
    <w:next w:val="Abstracttext"/>
    <w:rsid w:val="00DF12D2"/>
    <w:pPr>
      <w:jc w:val="left"/>
    </w:pPr>
    <w:rPr>
      <w:szCs w:val="32"/>
    </w:rPr>
  </w:style>
  <w:style w:type="paragraph" w:customStyle="1" w:styleId="Abstracttitle">
    <w:name w:val="Abstract title"/>
    <w:basedOn w:val="Normal"/>
    <w:rsid w:val="00DF12D2"/>
    <w:pPr>
      <w:jc w:val="center"/>
    </w:pPr>
    <w:rPr>
      <w:rFonts w:ascii="Arial" w:hAnsi="Arial"/>
      <w:sz w:val="32"/>
      <w:szCs w:val="28"/>
    </w:rPr>
  </w:style>
  <w:style w:type="paragraph" w:customStyle="1" w:styleId="AbstractUofT">
    <w:name w:val="Abstract U of T"/>
    <w:basedOn w:val="Normal"/>
    <w:rsid w:val="001B700A"/>
    <w:pPr>
      <w:spacing w:line="240" w:lineRule="auto"/>
      <w:jc w:val="center"/>
    </w:pPr>
  </w:style>
  <w:style w:type="character" w:styleId="PageNumber">
    <w:name w:val="page number"/>
    <w:basedOn w:val="DefaultParagraphFont"/>
    <w:rsid w:val="002556F1"/>
  </w:style>
  <w:style w:type="paragraph" w:customStyle="1" w:styleId="biblio">
    <w:name w:val="biblio"/>
    <w:basedOn w:val="Normal"/>
    <w:rsid w:val="00CC5C97"/>
    <w:pPr>
      <w:spacing w:before="120" w:line="240" w:lineRule="auto"/>
      <w:ind w:left="720" w:hanging="720"/>
    </w:pPr>
    <w:rPr>
      <w:lang w:eastAsia="en-US"/>
    </w:rPr>
  </w:style>
  <w:style w:type="paragraph" w:customStyle="1" w:styleId="chapternum">
    <w:name w:val="chapternum"/>
    <w:basedOn w:val="Chapter"/>
    <w:next w:val="Normal"/>
    <w:rsid w:val="00292FA8"/>
    <w:pPr>
      <w:numPr>
        <w:numId w:val="13"/>
      </w:numPr>
    </w:pPr>
  </w:style>
  <w:style w:type="character" w:customStyle="1" w:styleId="FooterChar">
    <w:name w:val="Footer Char"/>
    <w:link w:val="Footer"/>
    <w:uiPriority w:val="99"/>
    <w:rsid w:val="00D225AF"/>
    <w:rPr>
      <w:lang w:eastAsia="en-CA"/>
    </w:rPr>
  </w:style>
  <w:style w:type="character" w:customStyle="1" w:styleId="Heading1Char">
    <w:name w:val="Heading 1 Char"/>
    <w:link w:val="Heading1"/>
    <w:rsid w:val="00CD0725"/>
    <w:rPr>
      <w:rFonts w:ascii="Arial" w:hAnsi="Arial" w:cs="Arial"/>
      <w:bCs/>
      <w:kern w:val="32"/>
      <w:sz w:val="36"/>
      <w:szCs w:val="36"/>
      <w:lang w:eastAsia="en-CA"/>
    </w:rPr>
  </w:style>
  <w:style w:type="character" w:customStyle="1" w:styleId="Heading2Char">
    <w:name w:val="Heading 2 Char"/>
    <w:link w:val="Heading2"/>
    <w:rsid w:val="00CD0725"/>
    <w:rPr>
      <w:rFonts w:ascii="Arial" w:hAnsi="Arial" w:cs="Arial"/>
      <w:iCs/>
      <w:kern w:val="32"/>
      <w:sz w:val="32"/>
      <w:szCs w:val="28"/>
      <w:lang w:eastAsia="en-CA"/>
    </w:rPr>
  </w:style>
  <w:style w:type="character" w:customStyle="1" w:styleId="BodyTextChar">
    <w:name w:val="Body Text Char"/>
    <w:link w:val="BodyText"/>
    <w:rsid w:val="00CD0725"/>
    <w:rPr>
      <w:sz w:val="24"/>
      <w:lang w:eastAsia="en-CA"/>
    </w:rPr>
  </w:style>
  <w:style w:type="paragraph" w:styleId="TOCHeading">
    <w:name w:val="TOC Heading"/>
    <w:basedOn w:val="Heading1"/>
    <w:next w:val="Normal"/>
    <w:uiPriority w:val="39"/>
    <w:unhideWhenUsed/>
    <w:qFormat/>
    <w:rsid w:val="00820037"/>
    <w:pPr>
      <w:keepLines/>
      <w:numPr>
        <w:numId w:val="0"/>
      </w:numPr>
      <w:tabs>
        <w:tab w:val="clear" w:pos="720"/>
      </w:tabs>
      <w:spacing w:after="0" w:line="259" w:lineRule="auto"/>
      <w:outlineLvl w:val="9"/>
    </w:pPr>
    <w:rPr>
      <w:rFonts w:ascii="Calibri Light" w:eastAsia="MS Gothic" w:hAnsi="Calibri Light" w:cs="Times New Roman"/>
      <w:bCs w:val="0"/>
      <w:color w:val="2E74B5"/>
      <w:kern w:val="0"/>
      <w:sz w:val="32"/>
      <w:szCs w:val="32"/>
      <w:lang w:eastAsia="en-US"/>
    </w:rPr>
  </w:style>
  <w:style w:type="paragraph" w:styleId="ListParagraph">
    <w:name w:val="List Paragraph"/>
    <w:basedOn w:val="Normal"/>
    <w:uiPriority w:val="34"/>
    <w:qFormat/>
    <w:rsid w:val="00112168"/>
    <w:pPr>
      <w:ind w:left="720"/>
    </w:pPr>
  </w:style>
  <w:style w:type="paragraph" w:customStyle="1" w:styleId="p1">
    <w:name w:val="p1"/>
    <w:basedOn w:val="Normal"/>
    <w:rsid w:val="00C35CBB"/>
    <w:pPr>
      <w:spacing w:before="100" w:beforeAutospacing="1" w:after="100" w:afterAutospacing="1" w:line="240" w:lineRule="auto"/>
    </w:pPr>
    <w:rPr>
      <w:szCs w:val="24"/>
      <w:lang w:eastAsia="en-US"/>
    </w:rPr>
  </w:style>
  <w:style w:type="character" w:customStyle="1" w:styleId="comment-copy">
    <w:name w:val="comment-copy"/>
    <w:basedOn w:val="DefaultParagraphFont"/>
    <w:rsid w:val="00C203B1"/>
  </w:style>
  <w:style w:type="character" w:styleId="Strong">
    <w:name w:val="Strong"/>
    <w:basedOn w:val="DefaultParagraphFont"/>
    <w:uiPriority w:val="22"/>
    <w:qFormat/>
    <w:rsid w:val="00C203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70219">
      <w:bodyDiv w:val="1"/>
      <w:marLeft w:val="0"/>
      <w:marRight w:val="0"/>
      <w:marTop w:val="0"/>
      <w:marBottom w:val="0"/>
      <w:divBdr>
        <w:top w:val="none" w:sz="0" w:space="0" w:color="auto"/>
        <w:left w:val="none" w:sz="0" w:space="0" w:color="auto"/>
        <w:bottom w:val="none" w:sz="0" w:space="0" w:color="auto"/>
        <w:right w:val="none" w:sz="0" w:space="0" w:color="auto"/>
      </w:divBdr>
    </w:div>
    <w:div w:id="291861095">
      <w:bodyDiv w:val="1"/>
      <w:marLeft w:val="0"/>
      <w:marRight w:val="0"/>
      <w:marTop w:val="0"/>
      <w:marBottom w:val="0"/>
      <w:divBdr>
        <w:top w:val="none" w:sz="0" w:space="0" w:color="auto"/>
        <w:left w:val="none" w:sz="0" w:space="0" w:color="auto"/>
        <w:bottom w:val="none" w:sz="0" w:space="0" w:color="auto"/>
        <w:right w:val="none" w:sz="0" w:space="0" w:color="auto"/>
      </w:divBdr>
      <w:divsChild>
        <w:div w:id="1503734754">
          <w:marLeft w:val="0"/>
          <w:marRight w:val="0"/>
          <w:marTop w:val="0"/>
          <w:marBottom w:val="240"/>
          <w:divBdr>
            <w:top w:val="none" w:sz="0" w:space="0" w:color="auto"/>
            <w:left w:val="none" w:sz="0" w:space="0" w:color="auto"/>
            <w:bottom w:val="none" w:sz="0" w:space="0" w:color="auto"/>
            <w:right w:val="none" w:sz="0" w:space="0" w:color="auto"/>
          </w:divBdr>
        </w:div>
      </w:divsChild>
    </w:div>
    <w:div w:id="625623405">
      <w:bodyDiv w:val="1"/>
      <w:marLeft w:val="0"/>
      <w:marRight w:val="0"/>
      <w:marTop w:val="0"/>
      <w:marBottom w:val="0"/>
      <w:divBdr>
        <w:top w:val="none" w:sz="0" w:space="0" w:color="auto"/>
        <w:left w:val="none" w:sz="0" w:space="0" w:color="auto"/>
        <w:bottom w:val="none" w:sz="0" w:space="0" w:color="auto"/>
        <w:right w:val="none" w:sz="0" w:space="0" w:color="auto"/>
      </w:divBdr>
      <w:divsChild>
        <w:div w:id="1169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472897">
      <w:bodyDiv w:val="1"/>
      <w:marLeft w:val="0"/>
      <w:marRight w:val="0"/>
      <w:marTop w:val="0"/>
      <w:marBottom w:val="0"/>
      <w:divBdr>
        <w:top w:val="none" w:sz="0" w:space="0" w:color="auto"/>
        <w:left w:val="none" w:sz="0" w:space="0" w:color="auto"/>
        <w:bottom w:val="none" w:sz="0" w:space="0" w:color="auto"/>
        <w:right w:val="none" w:sz="0" w:space="0" w:color="auto"/>
      </w:divBdr>
    </w:div>
    <w:div w:id="795562000">
      <w:bodyDiv w:val="1"/>
      <w:marLeft w:val="0"/>
      <w:marRight w:val="0"/>
      <w:marTop w:val="0"/>
      <w:marBottom w:val="0"/>
      <w:divBdr>
        <w:top w:val="none" w:sz="0" w:space="0" w:color="auto"/>
        <w:left w:val="none" w:sz="0" w:space="0" w:color="auto"/>
        <w:bottom w:val="none" w:sz="0" w:space="0" w:color="auto"/>
        <w:right w:val="none" w:sz="0" w:space="0" w:color="auto"/>
      </w:divBdr>
    </w:div>
    <w:div w:id="811288925">
      <w:bodyDiv w:val="1"/>
      <w:marLeft w:val="0"/>
      <w:marRight w:val="0"/>
      <w:marTop w:val="0"/>
      <w:marBottom w:val="0"/>
      <w:divBdr>
        <w:top w:val="none" w:sz="0" w:space="0" w:color="auto"/>
        <w:left w:val="none" w:sz="0" w:space="0" w:color="auto"/>
        <w:bottom w:val="none" w:sz="0" w:space="0" w:color="auto"/>
        <w:right w:val="none" w:sz="0" w:space="0" w:color="auto"/>
      </w:divBdr>
    </w:div>
    <w:div w:id="1020353644">
      <w:bodyDiv w:val="1"/>
      <w:marLeft w:val="0"/>
      <w:marRight w:val="0"/>
      <w:marTop w:val="0"/>
      <w:marBottom w:val="0"/>
      <w:divBdr>
        <w:top w:val="none" w:sz="0" w:space="0" w:color="auto"/>
        <w:left w:val="none" w:sz="0" w:space="0" w:color="auto"/>
        <w:bottom w:val="none" w:sz="0" w:space="0" w:color="auto"/>
        <w:right w:val="none" w:sz="0" w:space="0" w:color="auto"/>
      </w:divBdr>
    </w:div>
    <w:div w:id="1135760218">
      <w:bodyDiv w:val="1"/>
      <w:marLeft w:val="0"/>
      <w:marRight w:val="0"/>
      <w:marTop w:val="0"/>
      <w:marBottom w:val="0"/>
      <w:divBdr>
        <w:top w:val="none" w:sz="0" w:space="0" w:color="auto"/>
        <w:left w:val="none" w:sz="0" w:space="0" w:color="auto"/>
        <w:bottom w:val="none" w:sz="0" w:space="0" w:color="auto"/>
        <w:right w:val="none" w:sz="0" w:space="0" w:color="auto"/>
      </w:divBdr>
      <w:divsChild>
        <w:div w:id="72554189">
          <w:marLeft w:val="0"/>
          <w:marRight w:val="0"/>
          <w:marTop w:val="0"/>
          <w:marBottom w:val="0"/>
          <w:divBdr>
            <w:top w:val="none" w:sz="0" w:space="0" w:color="auto"/>
            <w:left w:val="none" w:sz="0" w:space="0" w:color="auto"/>
            <w:bottom w:val="none" w:sz="0" w:space="0" w:color="auto"/>
            <w:right w:val="none" w:sz="0" w:space="0" w:color="auto"/>
          </w:divBdr>
          <w:divsChild>
            <w:div w:id="546530992">
              <w:marLeft w:val="0"/>
              <w:marRight w:val="0"/>
              <w:marTop w:val="0"/>
              <w:marBottom w:val="0"/>
              <w:divBdr>
                <w:top w:val="none" w:sz="0" w:space="0" w:color="auto"/>
                <w:left w:val="none" w:sz="0" w:space="0" w:color="auto"/>
                <w:bottom w:val="none" w:sz="0" w:space="0" w:color="auto"/>
                <w:right w:val="none" w:sz="0" w:space="0" w:color="auto"/>
              </w:divBdr>
              <w:divsChild>
                <w:div w:id="686442642">
                  <w:marLeft w:val="0"/>
                  <w:marRight w:val="0"/>
                  <w:marTop w:val="0"/>
                  <w:marBottom w:val="0"/>
                  <w:divBdr>
                    <w:top w:val="none" w:sz="0" w:space="0" w:color="auto"/>
                    <w:left w:val="none" w:sz="0" w:space="0" w:color="auto"/>
                    <w:bottom w:val="none" w:sz="0" w:space="0" w:color="auto"/>
                    <w:right w:val="none" w:sz="0" w:space="0" w:color="auto"/>
                  </w:divBdr>
                  <w:divsChild>
                    <w:div w:id="110167561">
                      <w:marLeft w:val="-225"/>
                      <w:marRight w:val="-225"/>
                      <w:marTop w:val="0"/>
                      <w:marBottom w:val="0"/>
                      <w:divBdr>
                        <w:top w:val="none" w:sz="0" w:space="0" w:color="auto"/>
                        <w:left w:val="none" w:sz="0" w:space="0" w:color="auto"/>
                        <w:bottom w:val="none" w:sz="0" w:space="0" w:color="auto"/>
                        <w:right w:val="none" w:sz="0" w:space="0" w:color="auto"/>
                      </w:divBdr>
                      <w:divsChild>
                        <w:div w:id="353848949">
                          <w:marLeft w:val="0"/>
                          <w:marRight w:val="0"/>
                          <w:marTop w:val="0"/>
                          <w:marBottom w:val="0"/>
                          <w:divBdr>
                            <w:top w:val="none" w:sz="0" w:space="0" w:color="auto"/>
                            <w:left w:val="none" w:sz="0" w:space="0" w:color="auto"/>
                            <w:bottom w:val="none" w:sz="0" w:space="0" w:color="auto"/>
                            <w:right w:val="none" w:sz="0" w:space="0" w:color="auto"/>
                          </w:divBdr>
                          <w:divsChild>
                            <w:div w:id="1459689464">
                              <w:marLeft w:val="0"/>
                              <w:marRight w:val="0"/>
                              <w:marTop w:val="0"/>
                              <w:marBottom w:val="0"/>
                              <w:divBdr>
                                <w:top w:val="none" w:sz="0" w:space="0" w:color="auto"/>
                                <w:left w:val="none" w:sz="0" w:space="0" w:color="auto"/>
                                <w:bottom w:val="none" w:sz="0" w:space="0" w:color="auto"/>
                                <w:right w:val="none" w:sz="0" w:space="0" w:color="auto"/>
                              </w:divBdr>
                              <w:divsChild>
                                <w:div w:id="1477987399">
                                  <w:marLeft w:val="0"/>
                                  <w:marRight w:val="0"/>
                                  <w:marTop w:val="0"/>
                                  <w:marBottom w:val="0"/>
                                  <w:divBdr>
                                    <w:top w:val="none" w:sz="0" w:space="0" w:color="auto"/>
                                    <w:left w:val="none" w:sz="0" w:space="0" w:color="auto"/>
                                    <w:bottom w:val="none" w:sz="0" w:space="0" w:color="auto"/>
                                    <w:right w:val="none" w:sz="0" w:space="0" w:color="auto"/>
                                  </w:divBdr>
                                  <w:divsChild>
                                    <w:div w:id="378096878">
                                      <w:marLeft w:val="0"/>
                                      <w:marRight w:val="0"/>
                                      <w:marTop w:val="0"/>
                                      <w:marBottom w:val="525"/>
                                      <w:divBdr>
                                        <w:top w:val="none" w:sz="0" w:space="0" w:color="auto"/>
                                        <w:left w:val="none" w:sz="0" w:space="0" w:color="auto"/>
                                        <w:bottom w:val="none" w:sz="0" w:space="0" w:color="auto"/>
                                        <w:right w:val="none" w:sz="0" w:space="0" w:color="auto"/>
                                      </w:divBdr>
                                      <w:divsChild>
                                        <w:div w:id="1549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90067">
                          <w:marLeft w:val="0"/>
                          <w:marRight w:val="0"/>
                          <w:marTop w:val="0"/>
                          <w:marBottom w:val="0"/>
                          <w:divBdr>
                            <w:top w:val="none" w:sz="0" w:space="0" w:color="auto"/>
                            <w:left w:val="none" w:sz="0" w:space="0" w:color="auto"/>
                            <w:bottom w:val="none" w:sz="0" w:space="0" w:color="auto"/>
                            <w:right w:val="none" w:sz="0" w:space="0" w:color="auto"/>
                          </w:divBdr>
                          <w:divsChild>
                            <w:div w:id="159542319">
                              <w:marLeft w:val="0"/>
                              <w:marRight w:val="0"/>
                              <w:marTop w:val="0"/>
                              <w:marBottom w:val="0"/>
                              <w:divBdr>
                                <w:top w:val="none" w:sz="0" w:space="0" w:color="auto"/>
                                <w:left w:val="none" w:sz="0" w:space="0" w:color="auto"/>
                                <w:bottom w:val="none" w:sz="0" w:space="0" w:color="auto"/>
                                <w:right w:val="none" w:sz="0" w:space="0" w:color="auto"/>
                              </w:divBdr>
                              <w:divsChild>
                                <w:div w:id="1642998117">
                                  <w:marLeft w:val="0"/>
                                  <w:marRight w:val="0"/>
                                  <w:marTop w:val="0"/>
                                  <w:marBottom w:val="0"/>
                                  <w:divBdr>
                                    <w:top w:val="none" w:sz="0" w:space="0" w:color="auto"/>
                                    <w:left w:val="none" w:sz="0" w:space="0" w:color="auto"/>
                                    <w:bottom w:val="none" w:sz="0" w:space="0" w:color="auto"/>
                                    <w:right w:val="none" w:sz="0" w:space="0" w:color="auto"/>
                                  </w:divBdr>
                                  <w:divsChild>
                                    <w:div w:id="1631325024">
                                      <w:marLeft w:val="0"/>
                                      <w:marRight w:val="0"/>
                                      <w:marTop w:val="0"/>
                                      <w:marBottom w:val="525"/>
                                      <w:divBdr>
                                        <w:top w:val="none" w:sz="0" w:space="0" w:color="auto"/>
                                        <w:left w:val="none" w:sz="0" w:space="0" w:color="auto"/>
                                        <w:bottom w:val="none" w:sz="0" w:space="0" w:color="auto"/>
                                        <w:right w:val="none" w:sz="0" w:space="0" w:color="auto"/>
                                      </w:divBdr>
                                      <w:divsChild>
                                        <w:div w:id="2860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23789">
                      <w:marLeft w:val="-225"/>
                      <w:marRight w:val="-225"/>
                      <w:marTop w:val="0"/>
                      <w:marBottom w:val="0"/>
                      <w:divBdr>
                        <w:top w:val="none" w:sz="0" w:space="0" w:color="auto"/>
                        <w:left w:val="none" w:sz="0" w:space="0" w:color="auto"/>
                        <w:bottom w:val="none" w:sz="0" w:space="0" w:color="auto"/>
                        <w:right w:val="none" w:sz="0" w:space="0" w:color="auto"/>
                      </w:divBdr>
                      <w:divsChild>
                        <w:div w:id="1049379081">
                          <w:marLeft w:val="0"/>
                          <w:marRight w:val="0"/>
                          <w:marTop w:val="0"/>
                          <w:marBottom w:val="0"/>
                          <w:divBdr>
                            <w:top w:val="none" w:sz="0" w:space="0" w:color="auto"/>
                            <w:left w:val="none" w:sz="0" w:space="0" w:color="auto"/>
                            <w:bottom w:val="none" w:sz="0" w:space="0" w:color="auto"/>
                            <w:right w:val="none" w:sz="0" w:space="0" w:color="auto"/>
                          </w:divBdr>
                          <w:divsChild>
                            <w:div w:id="1729259002">
                              <w:marLeft w:val="0"/>
                              <w:marRight w:val="0"/>
                              <w:marTop w:val="0"/>
                              <w:marBottom w:val="0"/>
                              <w:divBdr>
                                <w:top w:val="none" w:sz="0" w:space="0" w:color="auto"/>
                                <w:left w:val="none" w:sz="0" w:space="0" w:color="auto"/>
                                <w:bottom w:val="none" w:sz="0" w:space="0" w:color="auto"/>
                                <w:right w:val="none" w:sz="0" w:space="0" w:color="auto"/>
                              </w:divBdr>
                              <w:divsChild>
                                <w:div w:id="2125298539">
                                  <w:marLeft w:val="0"/>
                                  <w:marRight w:val="0"/>
                                  <w:marTop w:val="0"/>
                                  <w:marBottom w:val="0"/>
                                  <w:divBdr>
                                    <w:top w:val="none" w:sz="0" w:space="0" w:color="auto"/>
                                    <w:left w:val="none" w:sz="0" w:space="0" w:color="auto"/>
                                    <w:bottom w:val="none" w:sz="0" w:space="0" w:color="auto"/>
                                    <w:right w:val="none" w:sz="0" w:space="0" w:color="auto"/>
                                  </w:divBdr>
                                  <w:divsChild>
                                    <w:div w:id="1829860957">
                                      <w:marLeft w:val="0"/>
                                      <w:marRight w:val="0"/>
                                      <w:marTop w:val="0"/>
                                      <w:marBottom w:val="525"/>
                                      <w:divBdr>
                                        <w:top w:val="none" w:sz="0" w:space="0" w:color="auto"/>
                                        <w:left w:val="none" w:sz="0" w:space="0" w:color="auto"/>
                                        <w:bottom w:val="none" w:sz="0" w:space="0" w:color="auto"/>
                                        <w:right w:val="none" w:sz="0" w:space="0" w:color="auto"/>
                                      </w:divBdr>
                                      <w:divsChild>
                                        <w:div w:id="12693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965824">
                          <w:marLeft w:val="0"/>
                          <w:marRight w:val="0"/>
                          <w:marTop w:val="0"/>
                          <w:marBottom w:val="0"/>
                          <w:divBdr>
                            <w:top w:val="none" w:sz="0" w:space="0" w:color="auto"/>
                            <w:left w:val="none" w:sz="0" w:space="0" w:color="auto"/>
                            <w:bottom w:val="none" w:sz="0" w:space="0" w:color="auto"/>
                            <w:right w:val="none" w:sz="0" w:space="0" w:color="auto"/>
                          </w:divBdr>
                          <w:divsChild>
                            <w:div w:id="1792019785">
                              <w:marLeft w:val="0"/>
                              <w:marRight w:val="0"/>
                              <w:marTop w:val="0"/>
                              <w:marBottom w:val="0"/>
                              <w:divBdr>
                                <w:top w:val="none" w:sz="0" w:space="0" w:color="auto"/>
                                <w:left w:val="none" w:sz="0" w:space="0" w:color="auto"/>
                                <w:bottom w:val="none" w:sz="0" w:space="0" w:color="auto"/>
                                <w:right w:val="none" w:sz="0" w:space="0" w:color="auto"/>
                              </w:divBdr>
                              <w:divsChild>
                                <w:div w:id="1800799699">
                                  <w:marLeft w:val="0"/>
                                  <w:marRight w:val="0"/>
                                  <w:marTop w:val="0"/>
                                  <w:marBottom w:val="0"/>
                                  <w:divBdr>
                                    <w:top w:val="none" w:sz="0" w:space="0" w:color="auto"/>
                                    <w:left w:val="none" w:sz="0" w:space="0" w:color="auto"/>
                                    <w:bottom w:val="none" w:sz="0" w:space="0" w:color="auto"/>
                                    <w:right w:val="none" w:sz="0" w:space="0" w:color="auto"/>
                                  </w:divBdr>
                                  <w:divsChild>
                                    <w:div w:id="1812988053">
                                      <w:marLeft w:val="0"/>
                                      <w:marRight w:val="0"/>
                                      <w:marTop w:val="0"/>
                                      <w:marBottom w:val="525"/>
                                      <w:divBdr>
                                        <w:top w:val="none" w:sz="0" w:space="0" w:color="auto"/>
                                        <w:left w:val="none" w:sz="0" w:space="0" w:color="auto"/>
                                        <w:bottom w:val="none" w:sz="0" w:space="0" w:color="auto"/>
                                        <w:right w:val="none" w:sz="0" w:space="0" w:color="auto"/>
                                      </w:divBdr>
                                      <w:divsChild>
                                        <w:div w:id="1332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894010">
                      <w:marLeft w:val="-225"/>
                      <w:marRight w:val="-225"/>
                      <w:marTop w:val="0"/>
                      <w:marBottom w:val="0"/>
                      <w:divBdr>
                        <w:top w:val="none" w:sz="0" w:space="0" w:color="auto"/>
                        <w:left w:val="none" w:sz="0" w:space="0" w:color="auto"/>
                        <w:bottom w:val="none" w:sz="0" w:space="0" w:color="auto"/>
                        <w:right w:val="none" w:sz="0" w:space="0" w:color="auto"/>
                      </w:divBdr>
                      <w:divsChild>
                        <w:div w:id="89745661">
                          <w:marLeft w:val="0"/>
                          <w:marRight w:val="0"/>
                          <w:marTop w:val="0"/>
                          <w:marBottom w:val="0"/>
                          <w:divBdr>
                            <w:top w:val="none" w:sz="0" w:space="0" w:color="auto"/>
                            <w:left w:val="none" w:sz="0" w:space="0" w:color="auto"/>
                            <w:bottom w:val="none" w:sz="0" w:space="0" w:color="auto"/>
                            <w:right w:val="none" w:sz="0" w:space="0" w:color="auto"/>
                          </w:divBdr>
                          <w:divsChild>
                            <w:div w:id="784613884">
                              <w:marLeft w:val="0"/>
                              <w:marRight w:val="0"/>
                              <w:marTop w:val="0"/>
                              <w:marBottom w:val="0"/>
                              <w:divBdr>
                                <w:top w:val="none" w:sz="0" w:space="0" w:color="auto"/>
                                <w:left w:val="none" w:sz="0" w:space="0" w:color="auto"/>
                                <w:bottom w:val="none" w:sz="0" w:space="0" w:color="auto"/>
                                <w:right w:val="none" w:sz="0" w:space="0" w:color="auto"/>
                              </w:divBdr>
                              <w:divsChild>
                                <w:div w:id="2111117962">
                                  <w:marLeft w:val="0"/>
                                  <w:marRight w:val="0"/>
                                  <w:marTop w:val="0"/>
                                  <w:marBottom w:val="0"/>
                                  <w:divBdr>
                                    <w:top w:val="none" w:sz="0" w:space="0" w:color="auto"/>
                                    <w:left w:val="none" w:sz="0" w:space="0" w:color="auto"/>
                                    <w:bottom w:val="none" w:sz="0" w:space="0" w:color="auto"/>
                                    <w:right w:val="none" w:sz="0" w:space="0" w:color="auto"/>
                                  </w:divBdr>
                                  <w:divsChild>
                                    <w:div w:id="1005085830">
                                      <w:marLeft w:val="0"/>
                                      <w:marRight w:val="0"/>
                                      <w:marTop w:val="0"/>
                                      <w:marBottom w:val="525"/>
                                      <w:divBdr>
                                        <w:top w:val="none" w:sz="0" w:space="0" w:color="auto"/>
                                        <w:left w:val="none" w:sz="0" w:space="0" w:color="auto"/>
                                        <w:bottom w:val="none" w:sz="0" w:space="0" w:color="auto"/>
                                        <w:right w:val="none" w:sz="0" w:space="0" w:color="auto"/>
                                      </w:divBdr>
                                      <w:divsChild>
                                        <w:div w:id="15907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931457">
                          <w:marLeft w:val="0"/>
                          <w:marRight w:val="0"/>
                          <w:marTop w:val="0"/>
                          <w:marBottom w:val="0"/>
                          <w:divBdr>
                            <w:top w:val="none" w:sz="0" w:space="0" w:color="auto"/>
                            <w:left w:val="none" w:sz="0" w:space="0" w:color="auto"/>
                            <w:bottom w:val="none" w:sz="0" w:space="0" w:color="auto"/>
                            <w:right w:val="none" w:sz="0" w:space="0" w:color="auto"/>
                          </w:divBdr>
                          <w:divsChild>
                            <w:div w:id="1381132971">
                              <w:marLeft w:val="0"/>
                              <w:marRight w:val="0"/>
                              <w:marTop w:val="0"/>
                              <w:marBottom w:val="0"/>
                              <w:divBdr>
                                <w:top w:val="none" w:sz="0" w:space="0" w:color="auto"/>
                                <w:left w:val="none" w:sz="0" w:space="0" w:color="auto"/>
                                <w:bottom w:val="none" w:sz="0" w:space="0" w:color="auto"/>
                                <w:right w:val="none" w:sz="0" w:space="0" w:color="auto"/>
                              </w:divBdr>
                              <w:divsChild>
                                <w:div w:id="2054957188">
                                  <w:marLeft w:val="0"/>
                                  <w:marRight w:val="0"/>
                                  <w:marTop w:val="0"/>
                                  <w:marBottom w:val="0"/>
                                  <w:divBdr>
                                    <w:top w:val="none" w:sz="0" w:space="0" w:color="auto"/>
                                    <w:left w:val="none" w:sz="0" w:space="0" w:color="auto"/>
                                    <w:bottom w:val="none" w:sz="0" w:space="0" w:color="auto"/>
                                    <w:right w:val="none" w:sz="0" w:space="0" w:color="auto"/>
                                  </w:divBdr>
                                  <w:divsChild>
                                    <w:div w:id="195050767">
                                      <w:marLeft w:val="0"/>
                                      <w:marRight w:val="0"/>
                                      <w:marTop w:val="0"/>
                                      <w:marBottom w:val="525"/>
                                      <w:divBdr>
                                        <w:top w:val="none" w:sz="0" w:space="0" w:color="auto"/>
                                        <w:left w:val="none" w:sz="0" w:space="0" w:color="auto"/>
                                        <w:bottom w:val="none" w:sz="0" w:space="0" w:color="auto"/>
                                        <w:right w:val="none" w:sz="0" w:space="0" w:color="auto"/>
                                      </w:divBdr>
                                      <w:divsChild>
                                        <w:div w:id="13179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148843">
                      <w:marLeft w:val="-225"/>
                      <w:marRight w:val="-225"/>
                      <w:marTop w:val="0"/>
                      <w:marBottom w:val="0"/>
                      <w:divBdr>
                        <w:top w:val="none" w:sz="0" w:space="0" w:color="auto"/>
                        <w:left w:val="none" w:sz="0" w:space="0" w:color="auto"/>
                        <w:bottom w:val="none" w:sz="0" w:space="0" w:color="auto"/>
                        <w:right w:val="none" w:sz="0" w:space="0" w:color="auto"/>
                      </w:divBdr>
                      <w:divsChild>
                        <w:div w:id="1077553225">
                          <w:marLeft w:val="0"/>
                          <w:marRight w:val="0"/>
                          <w:marTop w:val="0"/>
                          <w:marBottom w:val="0"/>
                          <w:divBdr>
                            <w:top w:val="none" w:sz="0" w:space="0" w:color="auto"/>
                            <w:left w:val="none" w:sz="0" w:space="0" w:color="auto"/>
                            <w:bottom w:val="none" w:sz="0" w:space="0" w:color="auto"/>
                            <w:right w:val="none" w:sz="0" w:space="0" w:color="auto"/>
                          </w:divBdr>
                          <w:divsChild>
                            <w:div w:id="1261177488">
                              <w:marLeft w:val="0"/>
                              <w:marRight w:val="0"/>
                              <w:marTop w:val="0"/>
                              <w:marBottom w:val="0"/>
                              <w:divBdr>
                                <w:top w:val="none" w:sz="0" w:space="0" w:color="auto"/>
                                <w:left w:val="none" w:sz="0" w:space="0" w:color="auto"/>
                                <w:bottom w:val="none" w:sz="0" w:space="0" w:color="auto"/>
                                <w:right w:val="none" w:sz="0" w:space="0" w:color="auto"/>
                              </w:divBdr>
                              <w:divsChild>
                                <w:div w:id="778069421">
                                  <w:marLeft w:val="0"/>
                                  <w:marRight w:val="0"/>
                                  <w:marTop w:val="0"/>
                                  <w:marBottom w:val="0"/>
                                  <w:divBdr>
                                    <w:top w:val="none" w:sz="0" w:space="0" w:color="auto"/>
                                    <w:left w:val="none" w:sz="0" w:space="0" w:color="auto"/>
                                    <w:bottom w:val="none" w:sz="0" w:space="0" w:color="auto"/>
                                    <w:right w:val="none" w:sz="0" w:space="0" w:color="auto"/>
                                  </w:divBdr>
                                  <w:divsChild>
                                    <w:div w:id="1705053766">
                                      <w:marLeft w:val="0"/>
                                      <w:marRight w:val="0"/>
                                      <w:marTop w:val="0"/>
                                      <w:marBottom w:val="525"/>
                                      <w:divBdr>
                                        <w:top w:val="none" w:sz="0" w:space="0" w:color="auto"/>
                                        <w:left w:val="none" w:sz="0" w:space="0" w:color="auto"/>
                                        <w:bottom w:val="none" w:sz="0" w:space="0" w:color="auto"/>
                                        <w:right w:val="none" w:sz="0" w:space="0" w:color="auto"/>
                                      </w:divBdr>
                                      <w:divsChild>
                                        <w:div w:id="12416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4742">
                          <w:marLeft w:val="0"/>
                          <w:marRight w:val="0"/>
                          <w:marTop w:val="0"/>
                          <w:marBottom w:val="0"/>
                          <w:divBdr>
                            <w:top w:val="none" w:sz="0" w:space="0" w:color="auto"/>
                            <w:left w:val="none" w:sz="0" w:space="0" w:color="auto"/>
                            <w:bottom w:val="none" w:sz="0" w:space="0" w:color="auto"/>
                            <w:right w:val="none" w:sz="0" w:space="0" w:color="auto"/>
                          </w:divBdr>
                          <w:divsChild>
                            <w:div w:id="1634552750">
                              <w:marLeft w:val="0"/>
                              <w:marRight w:val="0"/>
                              <w:marTop w:val="0"/>
                              <w:marBottom w:val="0"/>
                              <w:divBdr>
                                <w:top w:val="none" w:sz="0" w:space="0" w:color="auto"/>
                                <w:left w:val="none" w:sz="0" w:space="0" w:color="auto"/>
                                <w:bottom w:val="none" w:sz="0" w:space="0" w:color="auto"/>
                                <w:right w:val="none" w:sz="0" w:space="0" w:color="auto"/>
                              </w:divBdr>
                              <w:divsChild>
                                <w:div w:id="507865752">
                                  <w:marLeft w:val="0"/>
                                  <w:marRight w:val="0"/>
                                  <w:marTop w:val="0"/>
                                  <w:marBottom w:val="0"/>
                                  <w:divBdr>
                                    <w:top w:val="none" w:sz="0" w:space="0" w:color="auto"/>
                                    <w:left w:val="none" w:sz="0" w:space="0" w:color="auto"/>
                                    <w:bottom w:val="none" w:sz="0" w:space="0" w:color="auto"/>
                                    <w:right w:val="none" w:sz="0" w:space="0" w:color="auto"/>
                                  </w:divBdr>
                                  <w:divsChild>
                                    <w:div w:id="193421716">
                                      <w:marLeft w:val="0"/>
                                      <w:marRight w:val="0"/>
                                      <w:marTop w:val="0"/>
                                      <w:marBottom w:val="525"/>
                                      <w:divBdr>
                                        <w:top w:val="none" w:sz="0" w:space="0" w:color="auto"/>
                                        <w:left w:val="none" w:sz="0" w:space="0" w:color="auto"/>
                                        <w:bottom w:val="none" w:sz="0" w:space="0" w:color="auto"/>
                                        <w:right w:val="none" w:sz="0" w:space="0" w:color="auto"/>
                                      </w:divBdr>
                                      <w:divsChild>
                                        <w:div w:id="14419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582328">
                      <w:marLeft w:val="-225"/>
                      <w:marRight w:val="-225"/>
                      <w:marTop w:val="0"/>
                      <w:marBottom w:val="0"/>
                      <w:divBdr>
                        <w:top w:val="none" w:sz="0" w:space="0" w:color="auto"/>
                        <w:left w:val="none" w:sz="0" w:space="0" w:color="auto"/>
                        <w:bottom w:val="none" w:sz="0" w:space="0" w:color="auto"/>
                        <w:right w:val="none" w:sz="0" w:space="0" w:color="auto"/>
                      </w:divBdr>
                      <w:divsChild>
                        <w:div w:id="1374113946">
                          <w:marLeft w:val="0"/>
                          <w:marRight w:val="0"/>
                          <w:marTop w:val="0"/>
                          <w:marBottom w:val="0"/>
                          <w:divBdr>
                            <w:top w:val="none" w:sz="0" w:space="0" w:color="auto"/>
                            <w:left w:val="none" w:sz="0" w:space="0" w:color="auto"/>
                            <w:bottom w:val="none" w:sz="0" w:space="0" w:color="auto"/>
                            <w:right w:val="none" w:sz="0" w:space="0" w:color="auto"/>
                          </w:divBdr>
                          <w:divsChild>
                            <w:div w:id="810437589">
                              <w:marLeft w:val="0"/>
                              <w:marRight w:val="0"/>
                              <w:marTop w:val="0"/>
                              <w:marBottom w:val="0"/>
                              <w:divBdr>
                                <w:top w:val="none" w:sz="0" w:space="0" w:color="auto"/>
                                <w:left w:val="none" w:sz="0" w:space="0" w:color="auto"/>
                                <w:bottom w:val="none" w:sz="0" w:space="0" w:color="auto"/>
                                <w:right w:val="none" w:sz="0" w:space="0" w:color="auto"/>
                              </w:divBdr>
                              <w:divsChild>
                                <w:div w:id="1147166314">
                                  <w:marLeft w:val="0"/>
                                  <w:marRight w:val="0"/>
                                  <w:marTop w:val="0"/>
                                  <w:marBottom w:val="0"/>
                                  <w:divBdr>
                                    <w:top w:val="none" w:sz="0" w:space="0" w:color="auto"/>
                                    <w:left w:val="none" w:sz="0" w:space="0" w:color="auto"/>
                                    <w:bottom w:val="none" w:sz="0" w:space="0" w:color="auto"/>
                                    <w:right w:val="none" w:sz="0" w:space="0" w:color="auto"/>
                                  </w:divBdr>
                                  <w:divsChild>
                                    <w:div w:id="1342665084">
                                      <w:marLeft w:val="0"/>
                                      <w:marRight w:val="0"/>
                                      <w:marTop w:val="0"/>
                                      <w:marBottom w:val="525"/>
                                      <w:divBdr>
                                        <w:top w:val="none" w:sz="0" w:space="0" w:color="auto"/>
                                        <w:left w:val="none" w:sz="0" w:space="0" w:color="auto"/>
                                        <w:bottom w:val="none" w:sz="0" w:space="0" w:color="auto"/>
                                        <w:right w:val="none" w:sz="0" w:space="0" w:color="auto"/>
                                      </w:divBdr>
                                      <w:divsChild>
                                        <w:div w:id="9221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52681">
                          <w:marLeft w:val="0"/>
                          <w:marRight w:val="0"/>
                          <w:marTop w:val="0"/>
                          <w:marBottom w:val="0"/>
                          <w:divBdr>
                            <w:top w:val="none" w:sz="0" w:space="0" w:color="auto"/>
                            <w:left w:val="none" w:sz="0" w:space="0" w:color="auto"/>
                            <w:bottom w:val="none" w:sz="0" w:space="0" w:color="auto"/>
                            <w:right w:val="none" w:sz="0" w:space="0" w:color="auto"/>
                          </w:divBdr>
                          <w:divsChild>
                            <w:div w:id="1812167064">
                              <w:marLeft w:val="0"/>
                              <w:marRight w:val="0"/>
                              <w:marTop w:val="0"/>
                              <w:marBottom w:val="0"/>
                              <w:divBdr>
                                <w:top w:val="none" w:sz="0" w:space="0" w:color="auto"/>
                                <w:left w:val="none" w:sz="0" w:space="0" w:color="auto"/>
                                <w:bottom w:val="none" w:sz="0" w:space="0" w:color="auto"/>
                                <w:right w:val="none" w:sz="0" w:space="0" w:color="auto"/>
                              </w:divBdr>
                              <w:divsChild>
                                <w:div w:id="1191727466">
                                  <w:marLeft w:val="0"/>
                                  <w:marRight w:val="0"/>
                                  <w:marTop w:val="0"/>
                                  <w:marBottom w:val="0"/>
                                  <w:divBdr>
                                    <w:top w:val="none" w:sz="0" w:space="0" w:color="auto"/>
                                    <w:left w:val="none" w:sz="0" w:space="0" w:color="auto"/>
                                    <w:bottom w:val="none" w:sz="0" w:space="0" w:color="auto"/>
                                    <w:right w:val="none" w:sz="0" w:space="0" w:color="auto"/>
                                  </w:divBdr>
                                  <w:divsChild>
                                    <w:div w:id="1451052116">
                                      <w:marLeft w:val="0"/>
                                      <w:marRight w:val="0"/>
                                      <w:marTop w:val="0"/>
                                      <w:marBottom w:val="525"/>
                                      <w:divBdr>
                                        <w:top w:val="none" w:sz="0" w:space="0" w:color="auto"/>
                                        <w:left w:val="none" w:sz="0" w:space="0" w:color="auto"/>
                                        <w:bottom w:val="none" w:sz="0" w:space="0" w:color="auto"/>
                                        <w:right w:val="none" w:sz="0" w:space="0" w:color="auto"/>
                                      </w:divBdr>
                                      <w:divsChild>
                                        <w:div w:id="8622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954782">
                      <w:marLeft w:val="-225"/>
                      <w:marRight w:val="-225"/>
                      <w:marTop w:val="0"/>
                      <w:marBottom w:val="0"/>
                      <w:divBdr>
                        <w:top w:val="none" w:sz="0" w:space="0" w:color="auto"/>
                        <w:left w:val="none" w:sz="0" w:space="0" w:color="auto"/>
                        <w:bottom w:val="none" w:sz="0" w:space="0" w:color="auto"/>
                        <w:right w:val="none" w:sz="0" w:space="0" w:color="auto"/>
                      </w:divBdr>
                      <w:divsChild>
                        <w:div w:id="687024296">
                          <w:marLeft w:val="0"/>
                          <w:marRight w:val="0"/>
                          <w:marTop w:val="0"/>
                          <w:marBottom w:val="0"/>
                          <w:divBdr>
                            <w:top w:val="none" w:sz="0" w:space="0" w:color="auto"/>
                            <w:left w:val="none" w:sz="0" w:space="0" w:color="auto"/>
                            <w:bottom w:val="none" w:sz="0" w:space="0" w:color="auto"/>
                            <w:right w:val="none" w:sz="0" w:space="0" w:color="auto"/>
                          </w:divBdr>
                          <w:divsChild>
                            <w:div w:id="470905872">
                              <w:marLeft w:val="0"/>
                              <w:marRight w:val="0"/>
                              <w:marTop w:val="0"/>
                              <w:marBottom w:val="0"/>
                              <w:divBdr>
                                <w:top w:val="none" w:sz="0" w:space="0" w:color="auto"/>
                                <w:left w:val="none" w:sz="0" w:space="0" w:color="auto"/>
                                <w:bottom w:val="none" w:sz="0" w:space="0" w:color="auto"/>
                                <w:right w:val="none" w:sz="0" w:space="0" w:color="auto"/>
                              </w:divBdr>
                              <w:divsChild>
                                <w:div w:id="725182942">
                                  <w:marLeft w:val="0"/>
                                  <w:marRight w:val="0"/>
                                  <w:marTop w:val="0"/>
                                  <w:marBottom w:val="0"/>
                                  <w:divBdr>
                                    <w:top w:val="none" w:sz="0" w:space="0" w:color="auto"/>
                                    <w:left w:val="none" w:sz="0" w:space="0" w:color="auto"/>
                                    <w:bottom w:val="none" w:sz="0" w:space="0" w:color="auto"/>
                                    <w:right w:val="none" w:sz="0" w:space="0" w:color="auto"/>
                                  </w:divBdr>
                                  <w:divsChild>
                                    <w:div w:id="993025425">
                                      <w:marLeft w:val="0"/>
                                      <w:marRight w:val="0"/>
                                      <w:marTop w:val="0"/>
                                      <w:marBottom w:val="525"/>
                                      <w:divBdr>
                                        <w:top w:val="none" w:sz="0" w:space="0" w:color="auto"/>
                                        <w:left w:val="none" w:sz="0" w:space="0" w:color="auto"/>
                                        <w:bottom w:val="none" w:sz="0" w:space="0" w:color="auto"/>
                                        <w:right w:val="none" w:sz="0" w:space="0" w:color="auto"/>
                                      </w:divBdr>
                                      <w:divsChild>
                                        <w:div w:id="5897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18704">
                          <w:marLeft w:val="0"/>
                          <w:marRight w:val="0"/>
                          <w:marTop w:val="0"/>
                          <w:marBottom w:val="0"/>
                          <w:divBdr>
                            <w:top w:val="none" w:sz="0" w:space="0" w:color="auto"/>
                            <w:left w:val="none" w:sz="0" w:space="0" w:color="auto"/>
                            <w:bottom w:val="none" w:sz="0" w:space="0" w:color="auto"/>
                            <w:right w:val="none" w:sz="0" w:space="0" w:color="auto"/>
                          </w:divBdr>
                          <w:divsChild>
                            <w:div w:id="1453212311">
                              <w:marLeft w:val="0"/>
                              <w:marRight w:val="0"/>
                              <w:marTop w:val="0"/>
                              <w:marBottom w:val="0"/>
                              <w:divBdr>
                                <w:top w:val="none" w:sz="0" w:space="0" w:color="auto"/>
                                <w:left w:val="none" w:sz="0" w:space="0" w:color="auto"/>
                                <w:bottom w:val="none" w:sz="0" w:space="0" w:color="auto"/>
                                <w:right w:val="none" w:sz="0" w:space="0" w:color="auto"/>
                              </w:divBdr>
                              <w:divsChild>
                                <w:div w:id="909000334">
                                  <w:marLeft w:val="0"/>
                                  <w:marRight w:val="0"/>
                                  <w:marTop w:val="0"/>
                                  <w:marBottom w:val="0"/>
                                  <w:divBdr>
                                    <w:top w:val="none" w:sz="0" w:space="0" w:color="auto"/>
                                    <w:left w:val="none" w:sz="0" w:space="0" w:color="auto"/>
                                    <w:bottom w:val="none" w:sz="0" w:space="0" w:color="auto"/>
                                    <w:right w:val="none" w:sz="0" w:space="0" w:color="auto"/>
                                  </w:divBdr>
                                  <w:divsChild>
                                    <w:div w:id="388383713">
                                      <w:marLeft w:val="0"/>
                                      <w:marRight w:val="0"/>
                                      <w:marTop w:val="0"/>
                                      <w:marBottom w:val="525"/>
                                      <w:divBdr>
                                        <w:top w:val="none" w:sz="0" w:space="0" w:color="auto"/>
                                        <w:left w:val="none" w:sz="0" w:space="0" w:color="auto"/>
                                        <w:bottom w:val="none" w:sz="0" w:space="0" w:color="auto"/>
                                        <w:right w:val="none" w:sz="0" w:space="0" w:color="auto"/>
                                      </w:divBdr>
                                      <w:divsChild>
                                        <w:div w:id="10975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539988">
          <w:marLeft w:val="0"/>
          <w:marRight w:val="0"/>
          <w:marTop w:val="0"/>
          <w:marBottom w:val="0"/>
          <w:divBdr>
            <w:top w:val="none" w:sz="0" w:space="0" w:color="auto"/>
            <w:left w:val="none" w:sz="0" w:space="0" w:color="auto"/>
            <w:bottom w:val="none" w:sz="0" w:space="0" w:color="auto"/>
            <w:right w:val="none" w:sz="0" w:space="0" w:color="auto"/>
          </w:divBdr>
          <w:divsChild>
            <w:div w:id="356736635">
              <w:marLeft w:val="0"/>
              <w:marRight w:val="0"/>
              <w:marTop w:val="0"/>
              <w:marBottom w:val="0"/>
              <w:divBdr>
                <w:top w:val="none" w:sz="0" w:space="0" w:color="auto"/>
                <w:left w:val="none" w:sz="0" w:space="0" w:color="auto"/>
                <w:bottom w:val="none" w:sz="0" w:space="0" w:color="auto"/>
                <w:right w:val="none" w:sz="0" w:space="0" w:color="auto"/>
              </w:divBdr>
              <w:divsChild>
                <w:div w:id="1342927931">
                  <w:marLeft w:val="0"/>
                  <w:marRight w:val="0"/>
                  <w:marTop w:val="0"/>
                  <w:marBottom w:val="0"/>
                  <w:divBdr>
                    <w:top w:val="none" w:sz="0" w:space="0" w:color="auto"/>
                    <w:left w:val="none" w:sz="0" w:space="0" w:color="auto"/>
                    <w:bottom w:val="none" w:sz="0" w:space="0" w:color="auto"/>
                    <w:right w:val="none" w:sz="0" w:space="0" w:color="auto"/>
                  </w:divBdr>
                  <w:divsChild>
                    <w:div w:id="594436464">
                      <w:marLeft w:val="-225"/>
                      <w:marRight w:val="-225"/>
                      <w:marTop w:val="0"/>
                      <w:marBottom w:val="0"/>
                      <w:divBdr>
                        <w:top w:val="none" w:sz="0" w:space="0" w:color="auto"/>
                        <w:left w:val="none" w:sz="0" w:space="0" w:color="auto"/>
                        <w:bottom w:val="none" w:sz="0" w:space="0" w:color="auto"/>
                        <w:right w:val="none" w:sz="0" w:space="0" w:color="auto"/>
                      </w:divBdr>
                      <w:divsChild>
                        <w:div w:id="486289466">
                          <w:marLeft w:val="0"/>
                          <w:marRight w:val="0"/>
                          <w:marTop w:val="0"/>
                          <w:marBottom w:val="0"/>
                          <w:divBdr>
                            <w:top w:val="none" w:sz="0" w:space="0" w:color="auto"/>
                            <w:left w:val="none" w:sz="0" w:space="0" w:color="auto"/>
                            <w:bottom w:val="none" w:sz="0" w:space="0" w:color="auto"/>
                            <w:right w:val="none" w:sz="0" w:space="0" w:color="auto"/>
                          </w:divBdr>
                          <w:divsChild>
                            <w:div w:id="1501582546">
                              <w:marLeft w:val="0"/>
                              <w:marRight w:val="0"/>
                              <w:marTop w:val="0"/>
                              <w:marBottom w:val="0"/>
                              <w:divBdr>
                                <w:top w:val="none" w:sz="0" w:space="0" w:color="auto"/>
                                <w:left w:val="none" w:sz="0" w:space="0" w:color="auto"/>
                                <w:bottom w:val="none" w:sz="0" w:space="0" w:color="auto"/>
                                <w:right w:val="none" w:sz="0" w:space="0" w:color="auto"/>
                              </w:divBdr>
                              <w:divsChild>
                                <w:div w:id="1424451844">
                                  <w:marLeft w:val="0"/>
                                  <w:marRight w:val="0"/>
                                  <w:marTop w:val="0"/>
                                  <w:marBottom w:val="0"/>
                                  <w:divBdr>
                                    <w:top w:val="none" w:sz="0" w:space="0" w:color="auto"/>
                                    <w:left w:val="none" w:sz="0" w:space="0" w:color="auto"/>
                                    <w:bottom w:val="none" w:sz="0" w:space="0" w:color="auto"/>
                                    <w:right w:val="none" w:sz="0" w:space="0" w:color="auto"/>
                                  </w:divBdr>
                                  <w:divsChild>
                                    <w:div w:id="1923752464">
                                      <w:marLeft w:val="0"/>
                                      <w:marRight w:val="0"/>
                                      <w:marTop w:val="0"/>
                                      <w:marBottom w:val="525"/>
                                      <w:divBdr>
                                        <w:top w:val="none" w:sz="0" w:space="0" w:color="auto"/>
                                        <w:left w:val="none" w:sz="0" w:space="0" w:color="auto"/>
                                        <w:bottom w:val="none" w:sz="0" w:space="0" w:color="auto"/>
                                        <w:right w:val="none" w:sz="0" w:space="0" w:color="auto"/>
                                      </w:divBdr>
                                      <w:divsChild>
                                        <w:div w:id="20396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0271">
                          <w:marLeft w:val="0"/>
                          <w:marRight w:val="0"/>
                          <w:marTop w:val="0"/>
                          <w:marBottom w:val="0"/>
                          <w:divBdr>
                            <w:top w:val="none" w:sz="0" w:space="0" w:color="auto"/>
                            <w:left w:val="none" w:sz="0" w:space="0" w:color="auto"/>
                            <w:bottom w:val="none" w:sz="0" w:space="0" w:color="auto"/>
                            <w:right w:val="none" w:sz="0" w:space="0" w:color="auto"/>
                          </w:divBdr>
                          <w:divsChild>
                            <w:div w:id="1446657561">
                              <w:marLeft w:val="0"/>
                              <w:marRight w:val="0"/>
                              <w:marTop w:val="0"/>
                              <w:marBottom w:val="0"/>
                              <w:divBdr>
                                <w:top w:val="none" w:sz="0" w:space="0" w:color="auto"/>
                                <w:left w:val="none" w:sz="0" w:space="0" w:color="auto"/>
                                <w:bottom w:val="none" w:sz="0" w:space="0" w:color="auto"/>
                                <w:right w:val="none" w:sz="0" w:space="0" w:color="auto"/>
                              </w:divBdr>
                              <w:divsChild>
                                <w:div w:id="2139637634">
                                  <w:marLeft w:val="0"/>
                                  <w:marRight w:val="0"/>
                                  <w:marTop w:val="0"/>
                                  <w:marBottom w:val="0"/>
                                  <w:divBdr>
                                    <w:top w:val="none" w:sz="0" w:space="0" w:color="auto"/>
                                    <w:left w:val="none" w:sz="0" w:space="0" w:color="auto"/>
                                    <w:bottom w:val="none" w:sz="0" w:space="0" w:color="auto"/>
                                    <w:right w:val="none" w:sz="0" w:space="0" w:color="auto"/>
                                  </w:divBdr>
                                  <w:divsChild>
                                    <w:div w:id="423036715">
                                      <w:marLeft w:val="0"/>
                                      <w:marRight w:val="0"/>
                                      <w:marTop w:val="0"/>
                                      <w:marBottom w:val="525"/>
                                      <w:divBdr>
                                        <w:top w:val="none" w:sz="0" w:space="0" w:color="auto"/>
                                        <w:left w:val="none" w:sz="0" w:space="0" w:color="auto"/>
                                        <w:bottom w:val="none" w:sz="0" w:space="0" w:color="auto"/>
                                        <w:right w:val="none" w:sz="0" w:space="0" w:color="auto"/>
                                      </w:divBdr>
                                      <w:divsChild>
                                        <w:div w:id="9164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609639">
                      <w:marLeft w:val="-225"/>
                      <w:marRight w:val="-225"/>
                      <w:marTop w:val="0"/>
                      <w:marBottom w:val="0"/>
                      <w:divBdr>
                        <w:top w:val="none" w:sz="0" w:space="0" w:color="auto"/>
                        <w:left w:val="none" w:sz="0" w:space="0" w:color="auto"/>
                        <w:bottom w:val="none" w:sz="0" w:space="0" w:color="auto"/>
                        <w:right w:val="none" w:sz="0" w:space="0" w:color="auto"/>
                      </w:divBdr>
                      <w:divsChild>
                        <w:div w:id="1196653521">
                          <w:marLeft w:val="0"/>
                          <w:marRight w:val="0"/>
                          <w:marTop w:val="0"/>
                          <w:marBottom w:val="0"/>
                          <w:divBdr>
                            <w:top w:val="none" w:sz="0" w:space="0" w:color="auto"/>
                            <w:left w:val="none" w:sz="0" w:space="0" w:color="auto"/>
                            <w:bottom w:val="none" w:sz="0" w:space="0" w:color="auto"/>
                            <w:right w:val="none" w:sz="0" w:space="0" w:color="auto"/>
                          </w:divBdr>
                          <w:divsChild>
                            <w:div w:id="947658739">
                              <w:marLeft w:val="0"/>
                              <w:marRight w:val="0"/>
                              <w:marTop w:val="0"/>
                              <w:marBottom w:val="0"/>
                              <w:divBdr>
                                <w:top w:val="none" w:sz="0" w:space="0" w:color="auto"/>
                                <w:left w:val="none" w:sz="0" w:space="0" w:color="auto"/>
                                <w:bottom w:val="none" w:sz="0" w:space="0" w:color="auto"/>
                                <w:right w:val="none" w:sz="0" w:space="0" w:color="auto"/>
                              </w:divBdr>
                              <w:divsChild>
                                <w:div w:id="562565326">
                                  <w:marLeft w:val="0"/>
                                  <w:marRight w:val="0"/>
                                  <w:marTop w:val="0"/>
                                  <w:marBottom w:val="0"/>
                                  <w:divBdr>
                                    <w:top w:val="none" w:sz="0" w:space="0" w:color="auto"/>
                                    <w:left w:val="none" w:sz="0" w:space="0" w:color="auto"/>
                                    <w:bottom w:val="none" w:sz="0" w:space="0" w:color="auto"/>
                                    <w:right w:val="none" w:sz="0" w:space="0" w:color="auto"/>
                                  </w:divBdr>
                                  <w:divsChild>
                                    <w:div w:id="769861679">
                                      <w:marLeft w:val="0"/>
                                      <w:marRight w:val="0"/>
                                      <w:marTop w:val="0"/>
                                      <w:marBottom w:val="525"/>
                                      <w:divBdr>
                                        <w:top w:val="none" w:sz="0" w:space="0" w:color="auto"/>
                                        <w:left w:val="none" w:sz="0" w:space="0" w:color="auto"/>
                                        <w:bottom w:val="none" w:sz="0" w:space="0" w:color="auto"/>
                                        <w:right w:val="none" w:sz="0" w:space="0" w:color="auto"/>
                                      </w:divBdr>
                                      <w:divsChild>
                                        <w:div w:id="892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651516">
                      <w:marLeft w:val="-225"/>
                      <w:marRight w:val="-225"/>
                      <w:marTop w:val="0"/>
                      <w:marBottom w:val="0"/>
                      <w:divBdr>
                        <w:top w:val="none" w:sz="0" w:space="0" w:color="auto"/>
                        <w:left w:val="none" w:sz="0" w:space="0" w:color="auto"/>
                        <w:bottom w:val="none" w:sz="0" w:space="0" w:color="auto"/>
                        <w:right w:val="none" w:sz="0" w:space="0" w:color="auto"/>
                      </w:divBdr>
                      <w:divsChild>
                        <w:div w:id="352387754">
                          <w:marLeft w:val="0"/>
                          <w:marRight w:val="0"/>
                          <w:marTop w:val="0"/>
                          <w:marBottom w:val="0"/>
                          <w:divBdr>
                            <w:top w:val="none" w:sz="0" w:space="0" w:color="auto"/>
                            <w:left w:val="none" w:sz="0" w:space="0" w:color="auto"/>
                            <w:bottom w:val="none" w:sz="0" w:space="0" w:color="auto"/>
                            <w:right w:val="none" w:sz="0" w:space="0" w:color="auto"/>
                          </w:divBdr>
                          <w:divsChild>
                            <w:div w:id="1530682465">
                              <w:marLeft w:val="0"/>
                              <w:marRight w:val="0"/>
                              <w:marTop w:val="0"/>
                              <w:marBottom w:val="0"/>
                              <w:divBdr>
                                <w:top w:val="none" w:sz="0" w:space="0" w:color="auto"/>
                                <w:left w:val="none" w:sz="0" w:space="0" w:color="auto"/>
                                <w:bottom w:val="none" w:sz="0" w:space="0" w:color="auto"/>
                                <w:right w:val="none" w:sz="0" w:space="0" w:color="auto"/>
                              </w:divBdr>
                              <w:divsChild>
                                <w:div w:id="981732705">
                                  <w:marLeft w:val="0"/>
                                  <w:marRight w:val="0"/>
                                  <w:marTop w:val="0"/>
                                  <w:marBottom w:val="0"/>
                                  <w:divBdr>
                                    <w:top w:val="none" w:sz="0" w:space="0" w:color="auto"/>
                                    <w:left w:val="none" w:sz="0" w:space="0" w:color="auto"/>
                                    <w:bottom w:val="none" w:sz="0" w:space="0" w:color="auto"/>
                                    <w:right w:val="none" w:sz="0" w:space="0" w:color="auto"/>
                                  </w:divBdr>
                                  <w:divsChild>
                                    <w:div w:id="276841144">
                                      <w:marLeft w:val="0"/>
                                      <w:marRight w:val="0"/>
                                      <w:marTop w:val="0"/>
                                      <w:marBottom w:val="525"/>
                                      <w:divBdr>
                                        <w:top w:val="none" w:sz="0" w:space="0" w:color="auto"/>
                                        <w:left w:val="none" w:sz="0" w:space="0" w:color="auto"/>
                                        <w:bottom w:val="none" w:sz="0" w:space="0" w:color="auto"/>
                                        <w:right w:val="none" w:sz="0" w:space="0" w:color="auto"/>
                                      </w:divBdr>
                                      <w:divsChild>
                                        <w:div w:id="17533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54555">
                          <w:marLeft w:val="0"/>
                          <w:marRight w:val="0"/>
                          <w:marTop w:val="0"/>
                          <w:marBottom w:val="0"/>
                          <w:divBdr>
                            <w:top w:val="none" w:sz="0" w:space="0" w:color="auto"/>
                            <w:left w:val="none" w:sz="0" w:space="0" w:color="auto"/>
                            <w:bottom w:val="none" w:sz="0" w:space="0" w:color="auto"/>
                            <w:right w:val="none" w:sz="0" w:space="0" w:color="auto"/>
                          </w:divBdr>
                          <w:divsChild>
                            <w:div w:id="870070565">
                              <w:marLeft w:val="0"/>
                              <w:marRight w:val="0"/>
                              <w:marTop w:val="0"/>
                              <w:marBottom w:val="0"/>
                              <w:divBdr>
                                <w:top w:val="none" w:sz="0" w:space="0" w:color="auto"/>
                                <w:left w:val="none" w:sz="0" w:space="0" w:color="auto"/>
                                <w:bottom w:val="none" w:sz="0" w:space="0" w:color="auto"/>
                                <w:right w:val="none" w:sz="0" w:space="0" w:color="auto"/>
                              </w:divBdr>
                              <w:divsChild>
                                <w:div w:id="146241746">
                                  <w:marLeft w:val="0"/>
                                  <w:marRight w:val="0"/>
                                  <w:marTop w:val="0"/>
                                  <w:marBottom w:val="0"/>
                                  <w:divBdr>
                                    <w:top w:val="none" w:sz="0" w:space="0" w:color="auto"/>
                                    <w:left w:val="none" w:sz="0" w:space="0" w:color="auto"/>
                                    <w:bottom w:val="none" w:sz="0" w:space="0" w:color="auto"/>
                                    <w:right w:val="none" w:sz="0" w:space="0" w:color="auto"/>
                                  </w:divBdr>
                                  <w:divsChild>
                                    <w:div w:id="532572988">
                                      <w:marLeft w:val="0"/>
                                      <w:marRight w:val="0"/>
                                      <w:marTop w:val="0"/>
                                      <w:marBottom w:val="525"/>
                                      <w:divBdr>
                                        <w:top w:val="none" w:sz="0" w:space="0" w:color="auto"/>
                                        <w:left w:val="none" w:sz="0" w:space="0" w:color="auto"/>
                                        <w:bottom w:val="none" w:sz="0" w:space="0" w:color="auto"/>
                                        <w:right w:val="none" w:sz="0" w:space="0" w:color="auto"/>
                                      </w:divBdr>
                                      <w:divsChild>
                                        <w:div w:id="1734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72508">
                      <w:marLeft w:val="-225"/>
                      <w:marRight w:val="-225"/>
                      <w:marTop w:val="0"/>
                      <w:marBottom w:val="0"/>
                      <w:divBdr>
                        <w:top w:val="none" w:sz="0" w:space="0" w:color="auto"/>
                        <w:left w:val="none" w:sz="0" w:space="0" w:color="auto"/>
                        <w:bottom w:val="none" w:sz="0" w:space="0" w:color="auto"/>
                        <w:right w:val="none" w:sz="0" w:space="0" w:color="auto"/>
                      </w:divBdr>
                      <w:divsChild>
                        <w:div w:id="90782022">
                          <w:marLeft w:val="0"/>
                          <w:marRight w:val="0"/>
                          <w:marTop w:val="0"/>
                          <w:marBottom w:val="0"/>
                          <w:divBdr>
                            <w:top w:val="none" w:sz="0" w:space="0" w:color="auto"/>
                            <w:left w:val="none" w:sz="0" w:space="0" w:color="auto"/>
                            <w:bottom w:val="none" w:sz="0" w:space="0" w:color="auto"/>
                            <w:right w:val="none" w:sz="0" w:space="0" w:color="auto"/>
                          </w:divBdr>
                          <w:divsChild>
                            <w:div w:id="1523133136">
                              <w:marLeft w:val="0"/>
                              <w:marRight w:val="0"/>
                              <w:marTop w:val="0"/>
                              <w:marBottom w:val="0"/>
                              <w:divBdr>
                                <w:top w:val="none" w:sz="0" w:space="0" w:color="auto"/>
                                <w:left w:val="none" w:sz="0" w:space="0" w:color="auto"/>
                                <w:bottom w:val="none" w:sz="0" w:space="0" w:color="auto"/>
                                <w:right w:val="none" w:sz="0" w:space="0" w:color="auto"/>
                              </w:divBdr>
                              <w:divsChild>
                                <w:div w:id="307513511">
                                  <w:marLeft w:val="0"/>
                                  <w:marRight w:val="0"/>
                                  <w:marTop w:val="0"/>
                                  <w:marBottom w:val="0"/>
                                  <w:divBdr>
                                    <w:top w:val="none" w:sz="0" w:space="0" w:color="auto"/>
                                    <w:left w:val="none" w:sz="0" w:space="0" w:color="auto"/>
                                    <w:bottom w:val="none" w:sz="0" w:space="0" w:color="auto"/>
                                    <w:right w:val="none" w:sz="0" w:space="0" w:color="auto"/>
                                  </w:divBdr>
                                  <w:divsChild>
                                    <w:div w:id="1400321218">
                                      <w:marLeft w:val="0"/>
                                      <w:marRight w:val="0"/>
                                      <w:marTop w:val="0"/>
                                      <w:marBottom w:val="525"/>
                                      <w:divBdr>
                                        <w:top w:val="none" w:sz="0" w:space="0" w:color="auto"/>
                                        <w:left w:val="none" w:sz="0" w:space="0" w:color="auto"/>
                                        <w:bottom w:val="none" w:sz="0" w:space="0" w:color="auto"/>
                                        <w:right w:val="none" w:sz="0" w:space="0" w:color="auto"/>
                                      </w:divBdr>
                                      <w:divsChild>
                                        <w:div w:id="8673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744417">
                          <w:marLeft w:val="0"/>
                          <w:marRight w:val="0"/>
                          <w:marTop w:val="0"/>
                          <w:marBottom w:val="0"/>
                          <w:divBdr>
                            <w:top w:val="none" w:sz="0" w:space="0" w:color="auto"/>
                            <w:left w:val="none" w:sz="0" w:space="0" w:color="auto"/>
                            <w:bottom w:val="none" w:sz="0" w:space="0" w:color="auto"/>
                            <w:right w:val="none" w:sz="0" w:space="0" w:color="auto"/>
                          </w:divBdr>
                          <w:divsChild>
                            <w:div w:id="1810051350">
                              <w:marLeft w:val="0"/>
                              <w:marRight w:val="0"/>
                              <w:marTop w:val="0"/>
                              <w:marBottom w:val="0"/>
                              <w:divBdr>
                                <w:top w:val="none" w:sz="0" w:space="0" w:color="auto"/>
                                <w:left w:val="none" w:sz="0" w:space="0" w:color="auto"/>
                                <w:bottom w:val="none" w:sz="0" w:space="0" w:color="auto"/>
                                <w:right w:val="none" w:sz="0" w:space="0" w:color="auto"/>
                              </w:divBdr>
                              <w:divsChild>
                                <w:div w:id="1517693227">
                                  <w:marLeft w:val="0"/>
                                  <w:marRight w:val="0"/>
                                  <w:marTop w:val="0"/>
                                  <w:marBottom w:val="0"/>
                                  <w:divBdr>
                                    <w:top w:val="none" w:sz="0" w:space="0" w:color="auto"/>
                                    <w:left w:val="none" w:sz="0" w:space="0" w:color="auto"/>
                                    <w:bottom w:val="none" w:sz="0" w:space="0" w:color="auto"/>
                                    <w:right w:val="none" w:sz="0" w:space="0" w:color="auto"/>
                                  </w:divBdr>
                                  <w:divsChild>
                                    <w:div w:id="865798073">
                                      <w:marLeft w:val="0"/>
                                      <w:marRight w:val="0"/>
                                      <w:marTop w:val="0"/>
                                      <w:marBottom w:val="525"/>
                                      <w:divBdr>
                                        <w:top w:val="none" w:sz="0" w:space="0" w:color="auto"/>
                                        <w:left w:val="none" w:sz="0" w:space="0" w:color="auto"/>
                                        <w:bottom w:val="none" w:sz="0" w:space="0" w:color="auto"/>
                                        <w:right w:val="none" w:sz="0" w:space="0" w:color="auto"/>
                                      </w:divBdr>
                                      <w:divsChild>
                                        <w:div w:id="5372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73466">
                      <w:marLeft w:val="-225"/>
                      <w:marRight w:val="-225"/>
                      <w:marTop w:val="0"/>
                      <w:marBottom w:val="0"/>
                      <w:divBdr>
                        <w:top w:val="none" w:sz="0" w:space="0" w:color="auto"/>
                        <w:left w:val="none" w:sz="0" w:space="0" w:color="auto"/>
                        <w:bottom w:val="none" w:sz="0" w:space="0" w:color="auto"/>
                        <w:right w:val="none" w:sz="0" w:space="0" w:color="auto"/>
                      </w:divBdr>
                      <w:divsChild>
                        <w:div w:id="2036734095">
                          <w:marLeft w:val="0"/>
                          <w:marRight w:val="0"/>
                          <w:marTop w:val="0"/>
                          <w:marBottom w:val="0"/>
                          <w:divBdr>
                            <w:top w:val="none" w:sz="0" w:space="0" w:color="auto"/>
                            <w:left w:val="none" w:sz="0" w:space="0" w:color="auto"/>
                            <w:bottom w:val="none" w:sz="0" w:space="0" w:color="auto"/>
                            <w:right w:val="none" w:sz="0" w:space="0" w:color="auto"/>
                          </w:divBdr>
                          <w:divsChild>
                            <w:div w:id="50230233">
                              <w:marLeft w:val="0"/>
                              <w:marRight w:val="0"/>
                              <w:marTop w:val="0"/>
                              <w:marBottom w:val="0"/>
                              <w:divBdr>
                                <w:top w:val="none" w:sz="0" w:space="0" w:color="auto"/>
                                <w:left w:val="none" w:sz="0" w:space="0" w:color="auto"/>
                                <w:bottom w:val="none" w:sz="0" w:space="0" w:color="auto"/>
                                <w:right w:val="none" w:sz="0" w:space="0" w:color="auto"/>
                              </w:divBdr>
                              <w:divsChild>
                                <w:div w:id="954555595">
                                  <w:marLeft w:val="0"/>
                                  <w:marRight w:val="0"/>
                                  <w:marTop w:val="0"/>
                                  <w:marBottom w:val="0"/>
                                  <w:divBdr>
                                    <w:top w:val="none" w:sz="0" w:space="0" w:color="auto"/>
                                    <w:left w:val="none" w:sz="0" w:space="0" w:color="auto"/>
                                    <w:bottom w:val="none" w:sz="0" w:space="0" w:color="auto"/>
                                    <w:right w:val="none" w:sz="0" w:space="0" w:color="auto"/>
                                  </w:divBdr>
                                  <w:divsChild>
                                    <w:div w:id="1560094094">
                                      <w:marLeft w:val="0"/>
                                      <w:marRight w:val="0"/>
                                      <w:marTop w:val="0"/>
                                      <w:marBottom w:val="525"/>
                                      <w:divBdr>
                                        <w:top w:val="none" w:sz="0" w:space="0" w:color="auto"/>
                                        <w:left w:val="none" w:sz="0" w:space="0" w:color="auto"/>
                                        <w:bottom w:val="none" w:sz="0" w:space="0" w:color="auto"/>
                                        <w:right w:val="none" w:sz="0" w:space="0" w:color="auto"/>
                                      </w:divBdr>
                                      <w:divsChild>
                                        <w:div w:id="582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030908">
                          <w:marLeft w:val="0"/>
                          <w:marRight w:val="0"/>
                          <w:marTop w:val="0"/>
                          <w:marBottom w:val="0"/>
                          <w:divBdr>
                            <w:top w:val="none" w:sz="0" w:space="0" w:color="auto"/>
                            <w:left w:val="none" w:sz="0" w:space="0" w:color="auto"/>
                            <w:bottom w:val="none" w:sz="0" w:space="0" w:color="auto"/>
                            <w:right w:val="none" w:sz="0" w:space="0" w:color="auto"/>
                          </w:divBdr>
                          <w:divsChild>
                            <w:div w:id="264730008">
                              <w:marLeft w:val="0"/>
                              <w:marRight w:val="0"/>
                              <w:marTop w:val="0"/>
                              <w:marBottom w:val="0"/>
                              <w:divBdr>
                                <w:top w:val="none" w:sz="0" w:space="0" w:color="auto"/>
                                <w:left w:val="none" w:sz="0" w:space="0" w:color="auto"/>
                                <w:bottom w:val="none" w:sz="0" w:space="0" w:color="auto"/>
                                <w:right w:val="none" w:sz="0" w:space="0" w:color="auto"/>
                              </w:divBdr>
                              <w:divsChild>
                                <w:div w:id="1971741516">
                                  <w:marLeft w:val="0"/>
                                  <w:marRight w:val="0"/>
                                  <w:marTop w:val="0"/>
                                  <w:marBottom w:val="0"/>
                                  <w:divBdr>
                                    <w:top w:val="none" w:sz="0" w:space="0" w:color="auto"/>
                                    <w:left w:val="none" w:sz="0" w:space="0" w:color="auto"/>
                                    <w:bottom w:val="none" w:sz="0" w:space="0" w:color="auto"/>
                                    <w:right w:val="none" w:sz="0" w:space="0" w:color="auto"/>
                                  </w:divBdr>
                                  <w:divsChild>
                                    <w:div w:id="1403064818">
                                      <w:marLeft w:val="0"/>
                                      <w:marRight w:val="0"/>
                                      <w:marTop w:val="0"/>
                                      <w:marBottom w:val="525"/>
                                      <w:divBdr>
                                        <w:top w:val="none" w:sz="0" w:space="0" w:color="auto"/>
                                        <w:left w:val="none" w:sz="0" w:space="0" w:color="auto"/>
                                        <w:bottom w:val="none" w:sz="0" w:space="0" w:color="auto"/>
                                        <w:right w:val="none" w:sz="0" w:space="0" w:color="auto"/>
                                      </w:divBdr>
                                      <w:divsChild>
                                        <w:div w:id="10133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378226">
                      <w:marLeft w:val="-225"/>
                      <w:marRight w:val="-225"/>
                      <w:marTop w:val="0"/>
                      <w:marBottom w:val="0"/>
                      <w:divBdr>
                        <w:top w:val="none" w:sz="0" w:space="0" w:color="auto"/>
                        <w:left w:val="none" w:sz="0" w:space="0" w:color="auto"/>
                        <w:bottom w:val="none" w:sz="0" w:space="0" w:color="auto"/>
                        <w:right w:val="none" w:sz="0" w:space="0" w:color="auto"/>
                      </w:divBdr>
                      <w:divsChild>
                        <w:div w:id="542404412">
                          <w:marLeft w:val="0"/>
                          <w:marRight w:val="0"/>
                          <w:marTop w:val="0"/>
                          <w:marBottom w:val="0"/>
                          <w:divBdr>
                            <w:top w:val="none" w:sz="0" w:space="0" w:color="auto"/>
                            <w:left w:val="none" w:sz="0" w:space="0" w:color="auto"/>
                            <w:bottom w:val="none" w:sz="0" w:space="0" w:color="auto"/>
                            <w:right w:val="none" w:sz="0" w:space="0" w:color="auto"/>
                          </w:divBdr>
                          <w:divsChild>
                            <w:div w:id="2145197693">
                              <w:marLeft w:val="0"/>
                              <w:marRight w:val="0"/>
                              <w:marTop w:val="0"/>
                              <w:marBottom w:val="0"/>
                              <w:divBdr>
                                <w:top w:val="none" w:sz="0" w:space="0" w:color="auto"/>
                                <w:left w:val="none" w:sz="0" w:space="0" w:color="auto"/>
                                <w:bottom w:val="none" w:sz="0" w:space="0" w:color="auto"/>
                                <w:right w:val="none" w:sz="0" w:space="0" w:color="auto"/>
                              </w:divBdr>
                              <w:divsChild>
                                <w:div w:id="370035123">
                                  <w:marLeft w:val="0"/>
                                  <w:marRight w:val="0"/>
                                  <w:marTop w:val="0"/>
                                  <w:marBottom w:val="0"/>
                                  <w:divBdr>
                                    <w:top w:val="none" w:sz="0" w:space="0" w:color="auto"/>
                                    <w:left w:val="none" w:sz="0" w:space="0" w:color="auto"/>
                                    <w:bottom w:val="none" w:sz="0" w:space="0" w:color="auto"/>
                                    <w:right w:val="none" w:sz="0" w:space="0" w:color="auto"/>
                                  </w:divBdr>
                                  <w:divsChild>
                                    <w:div w:id="44107764">
                                      <w:marLeft w:val="0"/>
                                      <w:marRight w:val="0"/>
                                      <w:marTop w:val="0"/>
                                      <w:marBottom w:val="525"/>
                                      <w:divBdr>
                                        <w:top w:val="none" w:sz="0" w:space="0" w:color="auto"/>
                                        <w:left w:val="none" w:sz="0" w:space="0" w:color="auto"/>
                                        <w:bottom w:val="none" w:sz="0" w:space="0" w:color="auto"/>
                                        <w:right w:val="none" w:sz="0" w:space="0" w:color="auto"/>
                                      </w:divBdr>
                                      <w:divsChild>
                                        <w:div w:id="2844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88795">
                          <w:marLeft w:val="0"/>
                          <w:marRight w:val="0"/>
                          <w:marTop w:val="0"/>
                          <w:marBottom w:val="0"/>
                          <w:divBdr>
                            <w:top w:val="none" w:sz="0" w:space="0" w:color="auto"/>
                            <w:left w:val="none" w:sz="0" w:space="0" w:color="auto"/>
                            <w:bottom w:val="none" w:sz="0" w:space="0" w:color="auto"/>
                            <w:right w:val="none" w:sz="0" w:space="0" w:color="auto"/>
                          </w:divBdr>
                          <w:divsChild>
                            <w:div w:id="1773698469">
                              <w:marLeft w:val="0"/>
                              <w:marRight w:val="0"/>
                              <w:marTop w:val="0"/>
                              <w:marBottom w:val="0"/>
                              <w:divBdr>
                                <w:top w:val="none" w:sz="0" w:space="0" w:color="auto"/>
                                <w:left w:val="none" w:sz="0" w:space="0" w:color="auto"/>
                                <w:bottom w:val="none" w:sz="0" w:space="0" w:color="auto"/>
                                <w:right w:val="none" w:sz="0" w:space="0" w:color="auto"/>
                              </w:divBdr>
                              <w:divsChild>
                                <w:div w:id="60446292">
                                  <w:marLeft w:val="0"/>
                                  <w:marRight w:val="0"/>
                                  <w:marTop w:val="0"/>
                                  <w:marBottom w:val="0"/>
                                  <w:divBdr>
                                    <w:top w:val="none" w:sz="0" w:space="0" w:color="auto"/>
                                    <w:left w:val="none" w:sz="0" w:space="0" w:color="auto"/>
                                    <w:bottom w:val="none" w:sz="0" w:space="0" w:color="auto"/>
                                    <w:right w:val="none" w:sz="0" w:space="0" w:color="auto"/>
                                  </w:divBdr>
                                  <w:divsChild>
                                    <w:div w:id="1582064403">
                                      <w:marLeft w:val="0"/>
                                      <w:marRight w:val="0"/>
                                      <w:marTop w:val="0"/>
                                      <w:marBottom w:val="525"/>
                                      <w:divBdr>
                                        <w:top w:val="none" w:sz="0" w:space="0" w:color="auto"/>
                                        <w:left w:val="none" w:sz="0" w:space="0" w:color="auto"/>
                                        <w:bottom w:val="none" w:sz="0" w:space="0" w:color="auto"/>
                                        <w:right w:val="none" w:sz="0" w:space="0" w:color="auto"/>
                                      </w:divBdr>
                                      <w:divsChild>
                                        <w:div w:id="20644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670479">
      <w:bodyDiv w:val="1"/>
      <w:marLeft w:val="0"/>
      <w:marRight w:val="0"/>
      <w:marTop w:val="0"/>
      <w:marBottom w:val="0"/>
      <w:divBdr>
        <w:top w:val="none" w:sz="0" w:space="0" w:color="auto"/>
        <w:left w:val="none" w:sz="0" w:space="0" w:color="auto"/>
        <w:bottom w:val="none" w:sz="0" w:space="0" w:color="auto"/>
        <w:right w:val="none" w:sz="0" w:space="0" w:color="auto"/>
      </w:divBdr>
    </w:div>
    <w:div w:id="1839884894">
      <w:bodyDiv w:val="1"/>
      <w:marLeft w:val="0"/>
      <w:marRight w:val="0"/>
      <w:marTop w:val="0"/>
      <w:marBottom w:val="0"/>
      <w:divBdr>
        <w:top w:val="none" w:sz="0" w:space="0" w:color="auto"/>
        <w:left w:val="none" w:sz="0" w:space="0" w:color="auto"/>
        <w:bottom w:val="none" w:sz="0" w:space="0" w:color="auto"/>
        <w:right w:val="none" w:sz="0" w:space="0" w:color="auto"/>
      </w:divBdr>
    </w:div>
    <w:div w:id="193863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3.xml"/><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4.xml"/><Relationship Id="rId45"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4.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g"/><Relationship Id="rId43" Type="http://schemas.openxmlformats.org/officeDocument/2006/relationships/header" Target="header6.xml"/><Relationship Id="rId48" Type="http://schemas.openxmlformats.org/officeDocument/2006/relationships/header" Target="header9.xml"/><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8.xml"/><Relationship Id="rId20" Type="http://schemas.openxmlformats.org/officeDocument/2006/relationships/image" Target="media/image5.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sf\LOCALS~1\Temp\Thesi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2B774D3B6D6F40A75468ED1E43E993" ma:contentTypeVersion="2" ma:contentTypeDescription="Create a new document." ma:contentTypeScope="" ma:versionID="252324ff600dc37cb1bcdc45a663ab88">
  <xsd:schema xmlns:xsd="http://www.w3.org/2001/XMLSchema" xmlns:xs="http://www.w3.org/2001/XMLSchema" xmlns:p="http://schemas.microsoft.com/office/2006/metadata/properties" xmlns:ns1="http://schemas.microsoft.com/sharepoint/v3" targetNamespace="http://schemas.microsoft.com/office/2006/metadata/properties" ma:root="true" ma:fieldsID="dfbfd602aba1914b3f8c21b8a2214ab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A8A1-C41E-4975-A006-E6E209CEC412}">
  <ds:schemaRefs>
    <ds:schemaRef ds:uri="http://schemas.microsoft.com/sharepoint/v3/contenttype/forms"/>
  </ds:schemaRefs>
</ds:datastoreItem>
</file>

<file path=customXml/itemProps2.xml><?xml version="1.0" encoding="utf-8"?>
<ds:datastoreItem xmlns:ds="http://schemas.openxmlformats.org/officeDocument/2006/customXml" ds:itemID="{6A68A487-2BFD-4688-AC0E-A9407CBE73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3FCDB4-4B27-4654-9D7C-902106C604E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DFDAB089-FADB-45F0-BAE1-34F1BA2BF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Template.dot</Template>
  <TotalTime>1</TotalTime>
  <Pages>60</Pages>
  <Words>13338</Words>
  <Characters>76032</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Thesis Template</vt:lpstr>
    </vt:vector>
  </TitlesOfParts>
  <Company/>
  <LinksUpToDate>false</LinksUpToDate>
  <CharactersWithSpaces>89192</CharactersWithSpaces>
  <SharedDoc>false</SharedDoc>
  <HLinks>
    <vt:vector size="324" baseType="variant">
      <vt:variant>
        <vt:i4>5046357</vt:i4>
      </vt:variant>
      <vt:variant>
        <vt:i4>333</vt:i4>
      </vt:variant>
      <vt:variant>
        <vt:i4>0</vt:i4>
      </vt:variant>
      <vt:variant>
        <vt:i4>5</vt:i4>
      </vt:variant>
      <vt:variant>
        <vt:lpwstr>https://www.martinfowler.com/articles/continuousIntegration.html</vt:lpwstr>
      </vt:variant>
      <vt:variant>
        <vt:lpwstr/>
      </vt:variant>
      <vt:variant>
        <vt:i4>1245241</vt:i4>
      </vt:variant>
      <vt:variant>
        <vt:i4>314</vt:i4>
      </vt:variant>
      <vt:variant>
        <vt:i4>0</vt:i4>
      </vt:variant>
      <vt:variant>
        <vt:i4>5</vt:i4>
      </vt:variant>
      <vt:variant>
        <vt:lpwstr/>
      </vt:variant>
      <vt:variant>
        <vt:lpwstr>_Toc511486575</vt:lpwstr>
      </vt:variant>
      <vt:variant>
        <vt:i4>1245241</vt:i4>
      </vt:variant>
      <vt:variant>
        <vt:i4>308</vt:i4>
      </vt:variant>
      <vt:variant>
        <vt:i4>0</vt:i4>
      </vt:variant>
      <vt:variant>
        <vt:i4>5</vt:i4>
      </vt:variant>
      <vt:variant>
        <vt:lpwstr/>
      </vt:variant>
      <vt:variant>
        <vt:lpwstr>_Toc511486574</vt:lpwstr>
      </vt:variant>
      <vt:variant>
        <vt:i4>1245241</vt:i4>
      </vt:variant>
      <vt:variant>
        <vt:i4>302</vt:i4>
      </vt:variant>
      <vt:variant>
        <vt:i4>0</vt:i4>
      </vt:variant>
      <vt:variant>
        <vt:i4>5</vt:i4>
      </vt:variant>
      <vt:variant>
        <vt:lpwstr/>
      </vt:variant>
      <vt:variant>
        <vt:lpwstr>_Toc511486573</vt:lpwstr>
      </vt:variant>
      <vt:variant>
        <vt:i4>1245241</vt:i4>
      </vt:variant>
      <vt:variant>
        <vt:i4>296</vt:i4>
      </vt:variant>
      <vt:variant>
        <vt:i4>0</vt:i4>
      </vt:variant>
      <vt:variant>
        <vt:i4>5</vt:i4>
      </vt:variant>
      <vt:variant>
        <vt:lpwstr/>
      </vt:variant>
      <vt:variant>
        <vt:lpwstr>_Toc511486572</vt:lpwstr>
      </vt:variant>
      <vt:variant>
        <vt:i4>1245241</vt:i4>
      </vt:variant>
      <vt:variant>
        <vt:i4>290</vt:i4>
      </vt:variant>
      <vt:variant>
        <vt:i4>0</vt:i4>
      </vt:variant>
      <vt:variant>
        <vt:i4>5</vt:i4>
      </vt:variant>
      <vt:variant>
        <vt:lpwstr/>
      </vt:variant>
      <vt:variant>
        <vt:lpwstr>_Toc511486571</vt:lpwstr>
      </vt:variant>
      <vt:variant>
        <vt:i4>1245241</vt:i4>
      </vt:variant>
      <vt:variant>
        <vt:i4>284</vt:i4>
      </vt:variant>
      <vt:variant>
        <vt:i4>0</vt:i4>
      </vt:variant>
      <vt:variant>
        <vt:i4>5</vt:i4>
      </vt:variant>
      <vt:variant>
        <vt:lpwstr/>
      </vt:variant>
      <vt:variant>
        <vt:lpwstr>_Toc511486570</vt:lpwstr>
      </vt:variant>
      <vt:variant>
        <vt:i4>1179705</vt:i4>
      </vt:variant>
      <vt:variant>
        <vt:i4>278</vt:i4>
      </vt:variant>
      <vt:variant>
        <vt:i4>0</vt:i4>
      </vt:variant>
      <vt:variant>
        <vt:i4>5</vt:i4>
      </vt:variant>
      <vt:variant>
        <vt:lpwstr/>
      </vt:variant>
      <vt:variant>
        <vt:lpwstr>_Toc511486569</vt:lpwstr>
      </vt:variant>
      <vt:variant>
        <vt:i4>1179705</vt:i4>
      </vt:variant>
      <vt:variant>
        <vt:i4>272</vt:i4>
      </vt:variant>
      <vt:variant>
        <vt:i4>0</vt:i4>
      </vt:variant>
      <vt:variant>
        <vt:i4>5</vt:i4>
      </vt:variant>
      <vt:variant>
        <vt:lpwstr/>
      </vt:variant>
      <vt:variant>
        <vt:lpwstr>_Toc511486568</vt:lpwstr>
      </vt:variant>
      <vt:variant>
        <vt:i4>1179705</vt:i4>
      </vt:variant>
      <vt:variant>
        <vt:i4>266</vt:i4>
      </vt:variant>
      <vt:variant>
        <vt:i4>0</vt:i4>
      </vt:variant>
      <vt:variant>
        <vt:i4>5</vt:i4>
      </vt:variant>
      <vt:variant>
        <vt:lpwstr/>
      </vt:variant>
      <vt:variant>
        <vt:lpwstr>_Toc511486567</vt:lpwstr>
      </vt:variant>
      <vt:variant>
        <vt:i4>1179705</vt:i4>
      </vt:variant>
      <vt:variant>
        <vt:i4>260</vt:i4>
      </vt:variant>
      <vt:variant>
        <vt:i4>0</vt:i4>
      </vt:variant>
      <vt:variant>
        <vt:i4>5</vt:i4>
      </vt:variant>
      <vt:variant>
        <vt:lpwstr/>
      </vt:variant>
      <vt:variant>
        <vt:lpwstr>_Toc511486566</vt:lpwstr>
      </vt:variant>
      <vt:variant>
        <vt:i4>1179705</vt:i4>
      </vt:variant>
      <vt:variant>
        <vt:i4>254</vt:i4>
      </vt:variant>
      <vt:variant>
        <vt:i4>0</vt:i4>
      </vt:variant>
      <vt:variant>
        <vt:i4>5</vt:i4>
      </vt:variant>
      <vt:variant>
        <vt:lpwstr/>
      </vt:variant>
      <vt:variant>
        <vt:lpwstr>_Toc511486565</vt:lpwstr>
      </vt:variant>
      <vt:variant>
        <vt:i4>1179705</vt:i4>
      </vt:variant>
      <vt:variant>
        <vt:i4>248</vt:i4>
      </vt:variant>
      <vt:variant>
        <vt:i4>0</vt:i4>
      </vt:variant>
      <vt:variant>
        <vt:i4>5</vt:i4>
      </vt:variant>
      <vt:variant>
        <vt:lpwstr/>
      </vt:variant>
      <vt:variant>
        <vt:lpwstr>_Toc511486564</vt:lpwstr>
      </vt:variant>
      <vt:variant>
        <vt:i4>1179705</vt:i4>
      </vt:variant>
      <vt:variant>
        <vt:i4>242</vt:i4>
      </vt:variant>
      <vt:variant>
        <vt:i4>0</vt:i4>
      </vt:variant>
      <vt:variant>
        <vt:i4>5</vt:i4>
      </vt:variant>
      <vt:variant>
        <vt:lpwstr/>
      </vt:variant>
      <vt:variant>
        <vt:lpwstr>_Toc511486563</vt:lpwstr>
      </vt:variant>
      <vt:variant>
        <vt:i4>1179705</vt:i4>
      </vt:variant>
      <vt:variant>
        <vt:i4>236</vt:i4>
      </vt:variant>
      <vt:variant>
        <vt:i4>0</vt:i4>
      </vt:variant>
      <vt:variant>
        <vt:i4>5</vt:i4>
      </vt:variant>
      <vt:variant>
        <vt:lpwstr/>
      </vt:variant>
      <vt:variant>
        <vt:lpwstr>_Toc511486562</vt:lpwstr>
      </vt:variant>
      <vt:variant>
        <vt:i4>1179705</vt:i4>
      </vt:variant>
      <vt:variant>
        <vt:i4>230</vt:i4>
      </vt:variant>
      <vt:variant>
        <vt:i4>0</vt:i4>
      </vt:variant>
      <vt:variant>
        <vt:i4>5</vt:i4>
      </vt:variant>
      <vt:variant>
        <vt:lpwstr/>
      </vt:variant>
      <vt:variant>
        <vt:lpwstr>_Toc511486561</vt:lpwstr>
      </vt:variant>
      <vt:variant>
        <vt:i4>1179705</vt:i4>
      </vt:variant>
      <vt:variant>
        <vt:i4>224</vt:i4>
      </vt:variant>
      <vt:variant>
        <vt:i4>0</vt:i4>
      </vt:variant>
      <vt:variant>
        <vt:i4>5</vt:i4>
      </vt:variant>
      <vt:variant>
        <vt:lpwstr/>
      </vt:variant>
      <vt:variant>
        <vt:lpwstr>_Toc511486560</vt:lpwstr>
      </vt:variant>
      <vt:variant>
        <vt:i4>1114169</vt:i4>
      </vt:variant>
      <vt:variant>
        <vt:i4>218</vt:i4>
      </vt:variant>
      <vt:variant>
        <vt:i4>0</vt:i4>
      </vt:variant>
      <vt:variant>
        <vt:i4>5</vt:i4>
      </vt:variant>
      <vt:variant>
        <vt:lpwstr/>
      </vt:variant>
      <vt:variant>
        <vt:lpwstr>_Toc511486559</vt:lpwstr>
      </vt:variant>
      <vt:variant>
        <vt:i4>1114169</vt:i4>
      </vt:variant>
      <vt:variant>
        <vt:i4>212</vt:i4>
      </vt:variant>
      <vt:variant>
        <vt:i4>0</vt:i4>
      </vt:variant>
      <vt:variant>
        <vt:i4>5</vt:i4>
      </vt:variant>
      <vt:variant>
        <vt:lpwstr/>
      </vt:variant>
      <vt:variant>
        <vt:lpwstr>_Toc511486558</vt:lpwstr>
      </vt:variant>
      <vt:variant>
        <vt:i4>1114169</vt:i4>
      </vt:variant>
      <vt:variant>
        <vt:i4>206</vt:i4>
      </vt:variant>
      <vt:variant>
        <vt:i4>0</vt:i4>
      </vt:variant>
      <vt:variant>
        <vt:i4>5</vt:i4>
      </vt:variant>
      <vt:variant>
        <vt:lpwstr/>
      </vt:variant>
      <vt:variant>
        <vt:lpwstr>_Toc511486557</vt:lpwstr>
      </vt:variant>
      <vt:variant>
        <vt:i4>1114169</vt:i4>
      </vt:variant>
      <vt:variant>
        <vt:i4>200</vt:i4>
      </vt:variant>
      <vt:variant>
        <vt:i4>0</vt:i4>
      </vt:variant>
      <vt:variant>
        <vt:i4>5</vt:i4>
      </vt:variant>
      <vt:variant>
        <vt:lpwstr/>
      </vt:variant>
      <vt:variant>
        <vt:lpwstr>_Toc511486556</vt:lpwstr>
      </vt:variant>
      <vt:variant>
        <vt:i4>1114169</vt:i4>
      </vt:variant>
      <vt:variant>
        <vt:i4>194</vt:i4>
      </vt:variant>
      <vt:variant>
        <vt:i4>0</vt:i4>
      </vt:variant>
      <vt:variant>
        <vt:i4>5</vt:i4>
      </vt:variant>
      <vt:variant>
        <vt:lpwstr/>
      </vt:variant>
      <vt:variant>
        <vt:lpwstr>_Toc511486555</vt:lpwstr>
      </vt:variant>
      <vt:variant>
        <vt:i4>1114169</vt:i4>
      </vt:variant>
      <vt:variant>
        <vt:i4>188</vt:i4>
      </vt:variant>
      <vt:variant>
        <vt:i4>0</vt:i4>
      </vt:variant>
      <vt:variant>
        <vt:i4>5</vt:i4>
      </vt:variant>
      <vt:variant>
        <vt:lpwstr/>
      </vt:variant>
      <vt:variant>
        <vt:lpwstr>_Toc511486554</vt:lpwstr>
      </vt:variant>
      <vt:variant>
        <vt:i4>1114169</vt:i4>
      </vt:variant>
      <vt:variant>
        <vt:i4>182</vt:i4>
      </vt:variant>
      <vt:variant>
        <vt:i4>0</vt:i4>
      </vt:variant>
      <vt:variant>
        <vt:i4>5</vt:i4>
      </vt:variant>
      <vt:variant>
        <vt:lpwstr/>
      </vt:variant>
      <vt:variant>
        <vt:lpwstr>_Toc511486553</vt:lpwstr>
      </vt:variant>
      <vt:variant>
        <vt:i4>1114169</vt:i4>
      </vt:variant>
      <vt:variant>
        <vt:i4>176</vt:i4>
      </vt:variant>
      <vt:variant>
        <vt:i4>0</vt:i4>
      </vt:variant>
      <vt:variant>
        <vt:i4>5</vt:i4>
      </vt:variant>
      <vt:variant>
        <vt:lpwstr/>
      </vt:variant>
      <vt:variant>
        <vt:lpwstr>_Toc511486552</vt:lpwstr>
      </vt:variant>
      <vt:variant>
        <vt:i4>1114169</vt:i4>
      </vt:variant>
      <vt:variant>
        <vt:i4>170</vt:i4>
      </vt:variant>
      <vt:variant>
        <vt:i4>0</vt:i4>
      </vt:variant>
      <vt:variant>
        <vt:i4>5</vt:i4>
      </vt:variant>
      <vt:variant>
        <vt:lpwstr/>
      </vt:variant>
      <vt:variant>
        <vt:lpwstr>_Toc511486551</vt:lpwstr>
      </vt:variant>
      <vt:variant>
        <vt:i4>1114169</vt:i4>
      </vt:variant>
      <vt:variant>
        <vt:i4>164</vt:i4>
      </vt:variant>
      <vt:variant>
        <vt:i4>0</vt:i4>
      </vt:variant>
      <vt:variant>
        <vt:i4>5</vt:i4>
      </vt:variant>
      <vt:variant>
        <vt:lpwstr/>
      </vt:variant>
      <vt:variant>
        <vt:lpwstr>_Toc511486550</vt:lpwstr>
      </vt:variant>
      <vt:variant>
        <vt:i4>1048633</vt:i4>
      </vt:variant>
      <vt:variant>
        <vt:i4>158</vt:i4>
      </vt:variant>
      <vt:variant>
        <vt:i4>0</vt:i4>
      </vt:variant>
      <vt:variant>
        <vt:i4>5</vt:i4>
      </vt:variant>
      <vt:variant>
        <vt:lpwstr/>
      </vt:variant>
      <vt:variant>
        <vt:lpwstr>_Toc511486549</vt:lpwstr>
      </vt:variant>
      <vt:variant>
        <vt:i4>1048633</vt:i4>
      </vt:variant>
      <vt:variant>
        <vt:i4>152</vt:i4>
      </vt:variant>
      <vt:variant>
        <vt:i4>0</vt:i4>
      </vt:variant>
      <vt:variant>
        <vt:i4>5</vt:i4>
      </vt:variant>
      <vt:variant>
        <vt:lpwstr/>
      </vt:variant>
      <vt:variant>
        <vt:lpwstr>_Toc511486548</vt:lpwstr>
      </vt:variant>
      <vt:variant>
        <vt:i4>1048633</vt:i4>
      </vt:variant>
      <vt:variant>
        <vt:i4>146</vt:i4>
      </vt:variant>
      <vt:variant>
        <vt:i4>0</vt:i4>
      </vt:variant>
      <vt:variant>
        <vt:i4>5</vt:i4>
      </vt:variant>
      <vt:variant>
        <vt:lpwstr/>
      </vt:variant>
      <vt:variant>
        <vt:lpwstr>_Toc511486547</vt:lpwstr>
      </vt:variant>
      <vt:variant>
        <vt:i4>1048633</vt:i4>
      </vt:variant>
      <vt:variant>
        <vt:i4>140</vt:i4>
      </vt:variant>
      <vt:variant>
        <vt:i4>0</vt:i4>
      </vt:variant>
      <vt:variant>
        <vt:i4>5</vt:i4>
      </vt:variant>
      <vt:variant>
        <vt:lpwstr/>
      </vt:variant>
      <vt:variant>
        <vt:lpwstr>_Toc511486546</vt:lpwstr>
      </vt:variant>
      <vt:variant>
        <vt:i4>1048633</vt:i4>
      </vt:variant>
      <vt:variant>
        <vt:i4>134</vt:i4>
      </vt:variant>
      <vt:variant>
        <vt:i4>0</vt:i4>
      </vt:variant>
      <vt:variant>
        <vt:i4>5</vt:i4>
      </vt:variant>
      <vt:variant>
        <vt:lpwstr/>
      </vt:variant>
      <vt:variant>
        <vt:lpwstr>_Toc511486545</vt:lpwstr>
      </vt:variant>
      <vt:variant>
        <vt:i4>1048633</vt:i4>
      </vt:variant>
      <vt:variant>
        <vt:i4>128</vt:i4>
      </vt:variant>
      <vt:variant>
        <vt:i4>0</vt:i4>
      </vt:variant>
      <vt:variant>
        <vt:i4>5</vt:i4>
      </vt:variant>
      <vt:variant>
        <vt:lpwstr/>
      </vt:variant>
      <vt:variant>
        <vt:lpwstr>_Toc511486544</vt:lpwstr>
      </vt:variant>
      <vt:variant>
        <vt:i4>1048633</vt:i4>
      </vt:variant>
      <vt:variant>
        <vt:i4>122</vt:i4>
      </vt:variant>
      <vt:variant>
        <vt:i4>0</vt:i4>
      </vt:variant>
      <vt:variant>
        <vt:i4>5</vt:i4>
      </vt:variant>
      <vt:variant>
        <vt:lpwstr/>
      </vt:variant>
      <vt:variant>
        <vt:lpwstr>_Toc511486543</vt:lpwstr>
      </vt:variant>
      <vt:variant>
        <vt:i4>1048633</vt:i4>
      </vt:variant>
      <vt:variant>
        <vt:i4>116</vt:i4>
      </vt:variant>
      <vt:variant>
        <vt:i4>0</vt:i4>
      </vt:variant>
      <vt:variant>
        <vt:i4>5</vt:i4>
      </vt:variant>
      <vt:variant>
        <vt:lpwstr/>
      </vt:variant>
      <vt:variant>
        <vt:lpwstr>_Toc511486542</vt:lpwstr>
      </vt:variant>
      <vt:variant>
        <vt:i4>1048633</vt:i4>
      </vt:variant>
      <vt:variant>
        <vt:i4>110</vt:i4>
      </vt:variant>
      <vt:variant>
        <vt:i4>0</vt:i4>
      </vt:variant>
      <vt:variant>
        <vt:i4>5</vt:i4>
      </vt:variant>
      <vt:variant>
        <vt:lpwstr/>
      </vt:variant>
      <vt:variant>
        <vt:lpwstr>_Toc511486541</vt:lpwstr>
      </vt:variant>
      <vt:variant>
        <vt:i4>1048633</vt:i4>
      </vt:variant>
      <vt:variant>
        <vt:i4>104</vt:i4>
      </vt:variant>
      <vt:variant>
        <vt:i4>0</vt:i4>
      </vt:variant>
      <vt:variant>
        <vt:i4>5</vt:i4>
      </vt:variant>
      <vt:variant>
        <vt:lpwstr/>
      </vt:variant>
      <vt:variant>
        <vt:lpwstr>_Toc511486540</vt:lpwstr>
      </vt:variant>
      <vt:variant>
        <vt:i4>1507385</vt:i4>
      </vt:variant>
      <vt:variant>
        <vt:i4>98</vt:i4>
      </vt:variant>
      <vt:variant>
        <vt:i4>0</vt:i4>
      </vt:variant>
      <vt:variant>
        <vt:i4>5</vt:i4>
      </vt:variant>
      <vt:variant>
        <vt:lpwstr/>
      </vt:variant>
      <vt:variant>
        <vt:lpwstr>_Toc511486539</vt:lpwstr>
      </vt:variant>
      <vt:variant>
        <vt:i4>1507385</vt:i4>
      </vt:variant>
      <vt:variant>
        <vt:i4>92</vt:i4>
      </vt:variant>
      <vt:variant>
        <vt:i4>0</vt:i4>
      </vt:variant>
      <vt:variant>
        <vt:i4>5</vt:i4>
      </vt:variant>
      <vt:variant>
        <vt:lpwstr/>
      </vt:variant>
      <vt:variant>
        <vt:lpwstr>_Toc511486538</vt:lpwstr>
      </vt:variant>
      <vt:variant>
        <vt:i4>1507385</vt:i4>
      </vt:variant>
      <vt:variant>
        <vt:i4>86</vt:i4>
      </vt:variant>
      <vt:variant>
        <vt:i4>0</vt:i4>
      </vt:variant>
      <vt:variant>
        <vt:i4>5</vt:i4>
      </vt:variant>
      <vt:variant>
        <vt:lpwstr/>
      </vt:variant>
      <vt:variant>
        <vt:lpwstr>_Toc511486537</vt:lpwstr>
      </vt:variant>
      <vt:variant>
        <vt:i4>1507385</vt:i4>
      </vt:variant>
      <vt:variant>
        <vt:i4>80</vt:i4>
      </vt:variant>
      <vt:variant>
        <vt:i4>0</vt:i4>
      </vt:variant>
      <vt:variant>
        <vt:i4>5</vt:i4>
      </vt:variant>
      <vt:variant>
        <vt:lpwstr/>
      </vt:variant>
      <vt:variant>
        <vt:lpwstr>_Toc511486536</vt:lpwstr>
      </vt:variant>
      <vt:variant>
        <vt:i4>1507385</vt:i4>
      </vt:variant>
      <vt:variant>
        <vt:i4>74</vt:i4>
      </vt:variant>
      <vt:variant>
        <vt:i4>0</vt:i4>
      </vt:variant>
      <vt:variant>
        <vt:i4>5</vt:i4>
      </vt:variant>
      <vt:variant>
        <vt:lpwstr/>
      </vt:variant>
      <vt:variant>
        <vt:lpwstr>_Toc511486535</vt:lpwstr>
      </vt:variant>
      <vt:variant>
        <vt:i4>1507385</vt:i4>
      </vt:variant>
      <vt:variant>
        <vt:i4>68</vt:i4>
      </vt:variant>
      <vt:variant>
        <vt:i4>0</vt:i4>
      </vt:variant>
      <vt:variant>
        <vt:i4>5</vt:i4>
      </vt:variant>
      <vt:variant>
        <vt:lpwstr/>
      </vt:variant>
      <vt:variant>
        <vt:lpwstr>_Toc511486534</vt:lpwstr>
      </vt:variant>
      <vt:variant>
        <vt:i4>1507385</vt:i4>
      </vt:variant>
      <vt:variant>
        <vt:i4>62</vt:i4>
      </vt:variant>
      <vt:variant>
        <vt:i4>0</vt:i4>
      </vt:variant>
      <vt:variant>
        <vt:i4>5</vt:i4>
      </vt:variant>
      <vt:variant>
        <vt:lpwstr/>
      </vt:variant>
      <vt:variant>
        <vt:lpwstr>_Toc511486533</vt:lpwstr>
      </vt:variant>
      <vt:variant>
        <vt:i4>1507385</vt:i4>
      </vt:variant>
      <vt:variant>
        <vt:i4>56</vt:i4>
      </vt:variant>
      <vt:variant>
        <vt:i4>0</vt:i4>
      </vt:variant>
      <vt:variant>
        <vt:i4>5</vt:i4>
      </vt:variant>
      <vt:variant>
        <vt:lpwstr/>
      </vt:variant>
      <vt:variant>
        <vt:lpwstr>_Toc511486532</vt:lpwstr>
      </vt:variant>
      <vt:variant>
        <vt:i4>1507385</vt:i4>
      </vt:variant>
      <vt:variant>
        <vt:i4>50</vt:i4>
      </vt:variant>
      <vt:variant>
        <vt:i4>0</vt:i4>
      </vt:variant>
      <vt:variant>
        <vt:i4>5</vt:i4>
      </vt:variant>
      <vt:variant>
        <vt:lpwstr/>
      </vt:variant>
      <vt:variant>
        <vt:lpwstr>_Toc511486531</vt:lpwstr>
      </vt:variant>
      <vt:variant>
        <vt:i4>1507385</vt:i4>
      </vt:variant>
      <vt:variant>
        <vt:i4>44</vt:i4>
      </vt:variant>
      <vt:variant>
        <vt:i4>0</vt:i4>
      </vt:variant>
      <vt:variant>
        <vt:i4>5</vt:i4>
      </vt:variant>
      <vt:variant>
        <vt:lpwstr/>
      </vt:variant>
      <vt:variant>
        <vt:lpwstr>_Toc511486530</vt:lpwstr>
      </vt:variant>
      <vt:variant>
        <vt:i4>1441849</vt:i4>
      </vt:variant>
      <vt:variant>
        <vt:i4>38</vt:i4>
      </vt:variant>
      <vt:variant>
        <vt:i4>0</vt:i4>
      </vt:variant>
      <vt:variant>
        <vt:i4>5</vt:i4>
      </vt:variant>
      <vt:variant>
        <vt:lpwstr/>
      </vt:variant>
      <vt:variant>
        <vt:lpwstr>_Toc511486529</vt:lpwstr>
      </vt:variant>
      <vt:variant>
        <vt:i4>1441849</vt:i4>
      </vt:variant>
      <vt:variant>
        <vt:i4>32</vt:i4>
      </vt:variant>
      <vt:variant>
        <vt:i4>0</vt:i4>
      </vt:variant>
      <vt:variant>
        <vt:i4>5</vt:i4>
      </vt:variant>
      <vt:variant>
        <vt:lpwstr/>
      </vt:variant>
      <vt:variant>
        <vt:lpwstr>_Toc511486528</vt:lpwstr>
      </vt:variant>
      <vt:variant>
        <vt:i4>1441849</vt:i4>
      </vt:variant>
      <vt:variant>
        <vt:i4>26</vt:i4>
      </vt:variant>
      <vt:variant>
        <vt:i4>0</vt:i4>
      </vt:variant>
      <vt:variant>
        <vt:i4>5</vt:i4>
      </vt:variant>
      <vt:variant>
        <vt:lpwstr/>
      </vt:variant>
      <vt:variant>
        <vt:lpwstr>_Toc511486527</vt:lpwstr>
      </vt:variant>
      <vt:variant>
        <vt:i4>1441849</vt:i4>
      </vt:variant>
      <vt:variant>
        <vt:i4>20</vt:i4>
      </vt:variant>
      <vt:variant>
        <vt:i4>0</vt:i4>
      </vt:variant>
      <vt:variant>
        <vt:i4>5</vt:i4>
      </vt:variant>
      <vt:variant>
        <vt:lpwstr/>
      </vt:variant>
      <vt:variant>
        <vt:lpwstr>_Toc511486526</vt:lpwstr>
      </vt:variant>
      <vt:variant>
        <vt:i4>1441849</vt:i4>
      </vt:variant>
      <vt:variant>
        <vt:i4>14</vt:i4>
      </vt:variant>
      <vt:variant>
        <vt:i4>0</vt:i4>
      </vt:variant>
      <vt:variant>
        <vt:i4>5</vt:i4>
      </vt:variant>
      <vt:variant>
        <vt:lpwstr/>
      </vt:variant>
      <vt:variant>
        <vt:lpwstr>_Toc511486525</vt:lpwstr>
      </vt:variant>
      <vt:variant>
        <vt:i4>1441849</vt:i4>
      </vt:variant>
      <vt:variant>
        <vt:i4>8</vt:i4>
      </vt:variant>
      <vt:variant>
        <vt:i4>0</vt:i4>
      </vt:variant>
      <vt:variant>
        <vt:i4>5</vt:i4>
      </vt:variant>
      <vt:variant>
        <vt:lpwstr/>
      </vt:variant>
      <vt:variant>
        <vt:lpwstr>_Toc511486524</vt:lpwstr>
      </vt:variant>
      <vt:variant>
        <vt:i4>1441849</vt:i4>
      </vt:variant>
      <vt:variant>
        <vt:i4>2</vt:i4>
      </vt:variant>
      <vt:variant>
        <vt:i4>0</vt:i4>
      </vt:variant>
      <vt:variant>
        <vt:i4>5</vt:i4>
      </vt:variant>
      <vt:variant>
        <vt:lpwstr/>
      </vt:variant>
      <vt:variant>
        <vt:lpwstr>_Toc511486523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dc:title>
  <dc:subject/>
  <dc:creator>Phan Duy Hùng</dc:creator>
  <cp:keywords/>
  <cp:lastModifiedBy>Phung Khac Toan (FSU1.BU92)</cp:lastModifiedBy>
  <cp:revision>2</cp:revision>
  <cp:lastPrinted>1899-12-31T17:00:00Z</cp:lastPrinted>
  <dcterms:created xsi:type="dcterms:W3CDTF">2018-06-03T06:54:00Z</dcterms:created>
  <dcterms:modified xsi:type="dcterms:W3CDTF">2018-06-03T06:54:00Z</dcterms:modified>
</cp:coreProperties>
</file>